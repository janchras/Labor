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002B4E9C" w:rsidP="52DEFA1D" w:rsidRDefault="002B4E9C" w14:paraId="3AAA7A41" wp14:textId="106AAE1D">
      <w:pPr>
        <w:pStyle w:val="Standard"/>
        <w:spacing w:after="0" w:afterAutospacing="off"/>
        <w:jc w:val="center"/>
        <w:rPr>
          <w:b w:val="0"/>
          <w:bCs w:val="0"/>
          <w:color w:val="538135" w:themeColor="accent6" w:themeTint="FF" w:themeShade="BF"/>
        </w:rPr>
      </w:pPr>
      <w:r w:rsidRPr="7221C54F" w:rsidR="002B4E9C">
        <w:rPr>
          <w:b w:val="0"/>
          <w:bCs w:val="0"/>
          <w:color w:val="538135" w:themeColor="accent6" w:themeTint="FF" w:themeShade="BF"/>
        </w:rPr>
        <w:t xml:space="preserve">Protokoll Nr. </w:t>
      </w:r>
      <w:r w:rsidRPr="7221C54F" w:rsidR="2B0A1139">
        <w:rPr>
          <w:b w:val="0"/>
          <w:bCs w:val="0"/>
          <w:color w:val="538135" w:themeColor="accent6" w:themeTint="FF" w:themeShade="BF"/>
        </w:rPr>
        <w:t>4</w:t>
      </w:r>
      <w:r w:rsidRPr="7221C54F" w:rsidR="002B4E9C">
        <w:rPr>
          <w:b w:val="0"/>
          <w:bCs w:val="0"/>
          <w:color w:val="538135" w:themeColor="accent6" w:themeTint="FF" w:themeShade="BF"/>
        </w:rPr>
        <w:t xml:space="preserve"> </w:t>
      </w:r>
      <w:r w:rsidRPr="7221C54F" w:rsidR="002B4E9C">
        <w:rPr>
          <w:b w:val="0"/>
          <w:bCs w:val="0"/>
          <w:color w:val="538135" w:themeColor="accent6" w:themeTint="FF" w:themeShade="BF"/>
        </w:rPr>
        <w:t>der Steuerungstechnik:</w:t>
      </w:r>
    </w:p>
    <w:p xmlns:wp14="http://schemas.microsoft.com/office/word/2010/wordml" w:rsidR="002B4E9C" w:rsidP="52DEFA1D" w:rsidRDefault="002B4E9C" w14:paraId="76D6F1A6" wp14:textId="11BC39C6">
      <w:pPr>
        <w:pStyle w:val="Standard"/>
        <w:jc w:val="center"/>
        <w:rPr>
          <w:b w:val="1"/>
          <w:bCs w:val="1"/>
          <w:color w:val="385623" w:themeColor="accent6" w:themeTint="FF" w:themeShade="80"/>
          <w:sz w:val="32"/>
          <w:szCs w:val="32"/>
        </w:rPr>
      </w:pPr>
      <w:r w:rsidRPr="7221C54F" w:rsidR="11C1446F">
        <w:rPr>
          <w:b w:val="1"/>
          <w:bCs w:val="1"/>
          <w:color w:val="385623" w:themeColor="accent6" w:themeTint="FF" w:themeShade="80"/>
          <w:sz w:val="32"/>
          <w:szCs w:val="32"/>
        </w:rPr>
        <w:t xml:space="preserve">Aufgaben erledigen in </w:t>
      </w:r>
      <w:r w:rsidRPr="7221C54F" w:rsidR="758EC617">
        <w:rPr>
          <w:b w:val="1"/>
          <w:bCs w:val="1"/>
          <w:color w:val="385623" w:themeColor="accent6" w:themeTint="FF" w:themeShade="80"/>
          <w:sz w:val="32"/>
          <w:szCs w:val="32"/>
        </w:rPr>
        <w:t>TIA Portal</w:t>
      </w:r>
    </w:p>
    <w:p xmlns:wp14="http://schemas.microsoft.com/office/word/2010/wordml" w:rsidR="002B4E9C" w:rsidP="52DEFA1D" w:rsidRDefault="002B4E9C" w14:paraId="01AA0433" wp14:textId="77777777" wp14:noSpellErr="1">
      <w:pPr>
        <w:pStyle w:val="berschrift1"/>
        <w:rPr>
          <w:b w:val="1"/>
          <w:bCs w:val="1"/>
          <w:color w:val="538135" w:themeColor="accent6" w:themeTint="FF" w:themeShade="BF"/>
        </w:rPr>
      </w:pPr>
      <w:r w:rsidR="002B4E9C">
        <w:rPr/>
        <w:t>Themen</w:t>
      </w:r>
    </w:p>
    <w:p w:rsidR="33749EF9" w:rsidP="7221C54F" w:rsidRDefault="33749EF9" w14:paraId="3B20D446" w14:textId="6688077F">
      <w:pPr>
        <w:bidi w:val="0"/>
        <w:spacing w:before="120" w:beforeAutospacing="off" w:after="0" w:afterAutospacing="off"/>
        <w:jc w:val="both"/>
      </w:pPr>
      <w:r w:rsidRPr="7221C54F" w:rsidR="33749EF9">
        <w:rPr>
          <w:rFonts w:ascii="Calibri Light" w:hAnsi="Calibri Light" w:eastAsia="Calibri Light" w:cs="Calibri Light"/>
          <w:b w:val="1"/>
          <w:bCs w:val="1"/>
          <w:noProof w:val="0"/>
          <w:sz w:val="28"/>
          <w:szCs w:val="28"/>
          <w:lang w:val="de-AT"/>
        </w:rPr>
        <w:t xml:space="preserve">Zykluszeit  </w:t>
      </w:r>
    </w:p>
    <w:p w:rsidR="33749EF9" w:rsidP="7221C54F" w:rsidRDefault="33749EF9" w14:paraId="5AAA899B" w14:textId="706F28B4">
      <w:pPr>
        <w:pStyle w:val="Listenabsatz"/>
        <w:numPr>
          <w:ilvl w:val="0"/>
          <w:numId w:val="45"/>
        </w:numPr>
        <w:bidi w:val="0"/>
        <w:spacing w:before="0" w:beforeAutospacing="off" w:after="0" w:afterAutospacing="off"/>
        <w:jc w:val="both"/>
        <w:rPr>
          <w:rFonts w:ascii="Calibri" w:hAnsi="Calibri" w:eastAsia="Calibri" w:cs="Calibri"/>
          <w:noProof w:val="0"/>
          <w:sz w:val="22"/>
          <w:szCs w:val="22"/>
          <w:lang w:val="de-AT"/>
        </w:rPr>
      </w:pPr>
      <w:r w:rsidRPr="7221C54F" w:rsidR="33749EF9">
        <w:rPr>
          <w:rFonts w:ascii="Calibri" w:hAnsi="Calibri" w:eastAsia="Calibri" w:cs="Calibri"/>
          <w:noProof w:val="0"/>
          <w:sz w:val="22"/>
          <w:szCs w:val="22"/>
          <w:lang w:val="de-AT"/>
        </w:rPr>
        <w:t xml:space="preserve">Hängt von CPU, Programmlänge ab  </w:t>
      </w:r>
    </w:p>
    <w:p w:rsidR="33749EF9" w:rsidP="7221C54F" w:rsidRDefault="33749EF9" w14:paraId="5DFFE4A2" w14:textId="0E8A474D">
      <w:pPr>
        <w:pStyle w:val="Listenabsatz"/>
        <w:numPr>
          <w:ilvl w:val="0"/>
          <w:numId w:val="45"/>
        </w:numPr>
        <w:bidi w:val="0"/>
        <w:spacing w:before="0" w:beforeAutospacing="off" w:after="0" w:afterAutospacing="off"/>
        <w:jc w:val="both"/>
        <w:rPr>
          <w:rFonts w:ascii="Calibri" w:hAnsi="Calibri" w:eastAsia="Calibri" w:cs="Calibri"/>
          <w:noProof w:val="0"/>
          <w:sz w:val="22"/>
          <w:szCs w:val="22"/>
          <w:lang w:val="de-AT"/>
        </w:rPr>
      </w:pPr>
      <w:r w:rsidRPr="7221C54F" w:rsidR="33749EF9">
        <w:rPr>
          <w:rFonts w:ascii="Calibri" w:hAnsi="Calibri" w:eastAsia="Calibri" w:cs="Calibri"/>
          <w:noProof w:val="0"/>
          <w:sz w:val="22"/>
          <w:szCs w:val="22"/>
          <w:lang w:val="de-AT"/>
        </w:rPr>
        <w:t xml:space="preserve">Kann mit folgenden Methoden gemessen werden:  </w:t>
      </w:r>
    </w:p>
    <w:p w:rsidR="33749EF9" w:rsidP="7221C54F" w:rsidRDefault="33749EF9" w14:paraId="4349D227" w14:textId="26E66505">
      <w:pPr>
        <w:pStyle w:val="Listenabsatz"/>
        <w:numPr>
          <w:ilvl w:val="0"/>
          <w:numId w:val="47"/>
        </w:numPr>
        <w:bidi w:val="0"/>
        <w:spacing w:before="0" w:beforeAutospacing="off" w:after="0" w:afterAutospacing="off"/>
        <w:jc w:val="both"/>
        <w:rPr>
          <w:rFonts w:ascii="Calibri" w:hAnsi="Calibri" w:eastAsia="Calibri" w:cs="Calibri"/>
          <w:noProof w:val="0"/>
          <w:sz w:val="22"/>
          <w:szCs w:val="22"/>
          <w:lang w:val="de-AT"/>
        </w:rPr>
      </w:pPr>
      <w:r w:rsidRPr="7221C54F" w:rsidR="33749EF9">
        <w:rPr>
          <w:rFonts w:ascii="Calibri" w:hAnsi="Calibri" w:eastAsia="Calibri" w:cs="Calibri"/>
          <w:noProof w:val="0"/>
          <w:sz w:val="22"/>
          <w:szCs w:val="22"/>
          <w:lang w:val="de-AT"/>
        </w:rPr>
        <w:t xml:space="preserve">Simulierung durch Simulierung-Umgebungen  </w:t>
      </w:r>
    </w:p>
    <w:p w:rsidR="33749EF9" w:rsidP="7221C54F" w:rsidRDefault="33749EF9" w14:paraId="7115DF22" w14:textId="2484604E">
      <w:pPr>
        <w:pStyle w:val="Listenabsatz"/>
        <w:numPr>
          <w:ilvl w:val="0"/>
          <w:numId w:val="47"/>
        </w:numPr>
        <w:bidi w:val="0"/>
        <w:spacing w:before="0" w:beforeAutospacing="off" w:after="0" w:afterAutospacing="off"/>
        <w:jc w:val="both"/>
        <w:rPr>
          <w:rFonts w:ascii="Calibri" w:hAnsi="Calibri" w:eastAsia="Calibri" w:cs="Calibri"/>
          <w:noProof w:val="0"/>
          <w:sz w:val="22"/>
          <w:szCs w:val="22"/>
          <w:lang w:val="de-AT"/>
        </w:rPr>
      </w:pPr>
      <w:r w:rsidRPr="7221C54F" w:rsidR="33749EF9">
        <w:rPr>
          <w:rFonts w:ascii="Calibri" w:hAnsi="Calibri" w:eastAsia="Calibri" w:cs="Calibri"/>
          <w:noProof w:val="0"/>
          <w:sz w:val="22"/>
          <w:szCs w:val="22"/>
          <w:lang w:val="de-AT"/>
        </w:rPr>
        <w:t xml:space="preserve">Programmierung einer Zykluszeitmessung  </w:t>
      </w:r>
    </w:p>
    <w:p w:rsidR="33749EF9" w:rsidP="7221C54F" w:rsidRDefault="33749EF9" w14:paraId="657F2505" w14:textId="7513D57E">
      <w:pPr>
        <w:pStyle w:val="Listenabsatz"/>
        <w:numPr>
          <w:ilvl w:val="0"/>
          <w:numId w:val="49"/>
        </w:numPr>
        <w:bidi w:val="0"/>
        <w:spacing w:before="0" w:beforeAutospacing="off" w:after="0" w:afterAutospacing="off"/>
        <w:jc w:val="both"/>
        <w:rPr>
          <w:rFonts w:ascii="Calibri" w:hAnsi="Calibri" w:eastAsia="Calibri" w:cs="Calibri"/>
          <w:noProof w:val="0"/>
          <w:sz w:val="22"/>
          <w:szCs w:val="22"/>
          <w:lang w:val="de-AT"/>
        </w:rPr>
      </w:pPr>
      <w:r w:rsidRPr="7221C54F" w:rsidR="33749EF9">
        <w:rPr>
          <w:rFonts w:ascii="Calibri" w:hAnsi="Calibri" w:eastAsia="Calibri" w:cs="Calibri"/>
          <w:noProof w:val="0"/>
          <w:sz w:val="22"/>
          <w:szCs w:val="22"/>
          <w:lang w:val="de-AT"/>
        </w:rPr>
        <w:t xml:space="preserve">Eine inkonstante Zykluszeit, wie sie normalerweise auftritt, ist nicht von Nachteil, solange die maximale Zykluszeit, die sich durch das Programm in einem bestimmten Durchlauf ergibt, klein genug ist.  </w:t>
      </w:r>
    </w:p>
    <w:p w:rsidR="33749EF9" w:rsidP="7221C54F" w:rsidRDefault="33749EF9" w14:paraId="23784383" w14:textId="186AB3B0">
      <w:pPr>
        <w:pStyle w:val="Listenabsatz"/>
        <w:numPr>
          <w:ilvl w:val="0"/>
          <w:numId w:val="49"/>
        </w:numPr>
        <w:bidi w:val="0"/>
        <w:spacing w:before="0" w:beforeAutospacing="off" w:after="0" w:afterAutospacing="off"/>
        <w:jc w:val="both"/>
        <w:rPr>
          <w:rFonts w:ascii="Calibri" w:hAnsi="Calibri" w:eastAsia="Calibri" w:cs="Calibri"/>
          <w:noProof w:val="0"/>
          <w:sz w:val="22"/>
          <w:szCs w:val="22"/>
          <w:lang w:val="de-AT"/>
        </w:rPr>
      </w:pPr>
      <w:r w:rsidRPr="7221C54F" w:rsidR="33749EF9">
        <w:rPr>
          <w:rFonts w:ascii="Calibri" w:hAnsi="Calibri" w:eastAsia="Calibri" w:cs="Calibri"/>
          <w:noProof w:val="0"/>
          <w:sz w:val="22"/>
          <w:szCs w:val="22"/>
          <w:lang w:val="de-AT"/>
        </w:rPr>
        <w:t xml:space="preserve">Sobald die maximale Zykluszeit jedoch zu groß für die Anwendung ist, dann muss entweder, das Programm gekürzt werden, sodass die aktuelle CPU ausgelasteter ist, oder, es muss eine neue CPU gekauft werden, die leistungsstärker ist.  </w:t>
      </w:r>
    </w:p>
    <w:p w:rsidR="33749EF9" w:rsidP="7221C54F" w:rsidRDefault="33749EF9" w14:paraId="2A5C2EDC" w14:textId="38A1D8F5">
      <w:pPr>
        <w:pStyle w:val="Listenabsatz"/>
        <w:numPr>
          <w:ilvl w:val="0"/>
          <w:numId w:val="49"/>
        </w:numPr>
        <w:bidi w:val="0"/>
        <w:spacing w:before="0" w:beforeAutospacing="off" w:after="0" w:afterAutospacing="off"/>
        <w:jc w:val="both"/>
        <w:rPr>
          <w:rFonts w:ascii="Calibri" w:hAnsi="Calibri" w:eastAsia="Calibri" w:cs="Calibri"/>
          <w:noProof w:val="0"/>
          <w:sz w:val="22"/>
          <w:szCs w:val="22"/>
          <w:lang w:val="de-AT"/>
        </w:rPr>
      </w:pPr>
      <w:r w:rsidRPr="7221C54F" w:rsidR="33749EF9">
        <w:rPr>
          <w:rFonts w:ascii="Calibri" w:hAnsi="Calibri" w:eastAsia="Calibri" w:cs="Calibri"/>
          <w:noProof w:val="0"/>
          <w:sz w:val="22"/>
          <w:szCs w:val="22"/>
          <w:lang w:val="de-AT"/>
        </w:rPr>
        <w:t xml:space="preserve">Jedoch gibt es auch Anwendungen, wo eine konstante Zykluszeit nötig ist. Z.B.:  </w:t>
      </w:r>
    </w:p>
    <w:p w:rsidR="33749EF9" w:rsidP="7221C54F" w:rsidRDefault="33749EF9" w14:paraId="0421B24B" w14:textId="5FF83A16">
      <w:pPr>
        <w:pStyle w:val="Listenabsatz"/>
        <w:numPr>
          <w:ilvl w:val="0"/>
          <w:numId w:val="52"/>
        </w:numPr>
        <w:bidi w:val="0"/>
        <w:spacing w:before="0" w:beforeAutospacing="off" w:after="0" w:afterAutospacing="off"/>
        <w:jc w:val="both"/>
        <w:rPr>
          <w:rFonts w:ascii="Calibri" w:hAnsi="Calibri" w:eastAsia="Calibri" w:cs="Calibri"/>
          <w:noProof w:val="0"/>
          <w:sz w:val="22"/>
          <w:szCs w:val="22"/>
          <w:lang w:val="de-AT"/>
        </w:rPr>
      </w:pPr>
      <w:r w:rsidRPr="7221C54F" w:rsidR="33749EF9">
        <w:rPr>
          <w:rFonts w:ascii="Calibri" w:hAnsi="Calibri" w:eastAsia="Calibri" w:cs="Calibri"/>
          <w:noProof w:val="0"/>
          <w:sz w:val="22"/>
          <w:szCs w:val="22"/>
          <w:lang w:val="de-AT"/>
        </w:rPr>
        <w:t xml:space="preserve">Digitalregler  </w:t>
      </w:r>
    </w:p>
    <w:p w:rsidR="33749EF9" w:rsidP="7221C54F" w:rsidRDefault="33749EF9" w14:paraId="66DAB206" w14:textId="13CA166E">
      <w:pPr>
        <w:pStyle w:val="Listenabsatz"/>
        <w:numPr>
          <w:ilvl w:val="0"/>
          <w:numId w:val="53"/>
        </w:numPr>
        <w:bidi w:val="0"/>
        <w:spacing w:before="0" w:beforeAutospacing="off" w:after="0" w:afterAutospacing="off"/>
        <w:jc w:val="both"/>
        <w:rPr>
          <w:rFonts w:ascii="Calibri" w:hAnsi="Calibri" w:eastAsia="Calibri" w:cs="Calibri"/>
          <w:noProof w:val="0"/>
          <w:sz w:val="22"/>
          <w:szCs w:val="22"/>
          <w:lang w:val="de-AT"/>
        </w:rPr>
      </w:pPr>
      <w:r w:rsidRPr="7221C54F" w:rsidR="33749EF9">
        <w:rPr>
          <w:rFonts w:ascii="Calibri" w:hAnsi="Calibri" w:eastAsia="Calibri" w:cs="Calibri"/>
          <w:noProof w:val="0"/>
          <w:sz w:val="22"/>
          <w:szCs w:val="22"/>
          <w:lang w:val="de-AT"/>
        </w:rPr>
        <w:t xml:space="preserve">Dies kann mit einer weiteren OB neben des OB1 realisiert werden.  </w:t>
      </w:r>
    </w:p>
    <w:p w:rsidR="33749EF9" w:rsidP="7221C54F" w:rsidRDefault="33749EF9" w14:paraId="45AD9F23" w14:textId="48AF292E">
      <w:pPr>
        <w:pStyle w:val="Listenabsatz"/>
        <w:numPr>
          <w:ilvl w:val="0"/>
          <w:numId w:val="53"/>
        </w:numPr>
        <w:bidi w:val="0"/>
        <w:spacing w:before="0" w:beforeAutospacing="off" w:after="0" w:afterAutospacing="off"/>
        <w:jc w:val="both"/>
        <w:rPr>
          <w:rFonts w:ascii="Calibri" w:hAnsi="Calibri" w:eastAsia="Calibri" w:cs="Calibri"/>
          <w:noProof w:val="0"/>
          <w:sz w:val="22"/>
          <w:szCs w:val="22"/>
          <w:lang w:val="de-AT"/>
        </w:rPr>
      </w:pPr>
      <w:r w:rsidRPr="7221C54F" w:rsidR="33749EF9">
        <w:rPr>
          <w:rFonts w:ascii="Calibri" w:hAnsi="Calibri" w:eastAsia="Calibri" w:cs="Calibri"/>
          <w:noProof w:val="0"/>
          <w:sz w:val="22"/>
          <w:szCs w:val="22"/>
          <w:lang w:val="de-AT"/>
        </w:rPr>
        <w:t xml:space="preserve">Programmatisch kann dies auch mittels Uhrzeitregelung ausgeführt werden.  </w:t>
      </w:r>
    </w:p>
    <w:p w:rsidR="33749EF9" w:rsidP="7221C54F" w:rsidRDefault="33749EF9" w14:paraId="6776E580" w14:textId="6BAAAA64">
      <w:pPr>
        <w:pStyle w:val="Listenabsatz"/>
        <w:numPr>
          <w:ilvl w:val="0"/>
          <w:numId w:val="55"/>
        </w:numPr>
        <w:bidi w:val="0"/>
        <w:spacing w:before="0" w:beforeAutospacing="off" w:after="0" w:afterAutospacing="off"/>
        <w:jc w:val="both"/>
        <w:rPr>
          <w:rFonts w:ascii="Calibri" w:hAnsi="Calibri" w:eastAsia="Calibri" w:cs="Calibri"/>
          <w:noProof w:val="0"/>
          <w:sz w:val="22"/>
          <w:szCs w:val="22"/>
          <w:lang w:val="de-AT"/>
        </w:rPr>
      </w:pPr>
      <w:r w:rsidRPr="7221C54F" w:rsidR="33749EF9">
        <w:rPr>
          <w:rFonts w:ascii="Calibri" w:hAnsi="Calibri" w:eastAsia="Calibri" w:cs="Calibri"/>
          <w:noProof w:val="0"/>
          <w:sz w:val="22"/>
          <w:szCs w:val="22"/>
          <w:lang w:val="de-AT"/>
        </w:rPr>
        <w:t xml:space="preserve">Im Programm wird eine Uhrzeit definiert, wo ein bestimmter Baustein aufzurufen ist.  </w:t>
      </w:r>
    </w:p>
    <w:p w:rsidR="7221C54F" w:rsidP="7221C54F" w:rsidRDefault="7221C54F" w14:paraId="0E0AD02E" w14:textId="33BFD1E9">
      <w:pPr>
        <w:pStyle w:val="NoSpacing"/>
        <w:bidi w:val="0"/>
        <w:spacing w:before="0" w:beforeAutospacing="off" w:after="0" w:afterAutospacing="off" w:line="240" w:lineRule="auto"/>
        <w:ind w:left="0" w:right="0"/>
        <w:jc w:val="left"/>
        <w:rPr>
          <w:rFonts w:ascii="Calibri" w:hAnsi="Calibri" w:eastAsia="Calibri" w:cs="Calibri"/>
          <w:noProof w:val="0"/>
          <w:sz w:val="22"/>
          <w:szCs w:val="22"/>
          <w:lang w:val="de-AT"/>
        </w:rPr>
      </w:pPr>
    </w:p>
    <w:p xmlns:wp14="http://schemas.microsoft.com/office/word/2010/wordml" w:rsidR="002B4E9C" w:rsidP="0F91643D" w:rsidRDefault="002B4E9C" w14:paraId="03AC8914" wp14:textId="16E1CF11">
      <w:pPr>
        <w:pStyle w:val="berschrift1"/>
      </w:pPr>
      <w:r w:rsidR="002B4E9C">
        <w:rPr/>
        <w:t>Aufgaben</w:t>
      </w:r>
    </w:p>
    <w:p w:rsidR="1407F621" w:rsidP="7D61B57D" w:rsidRDefault="1407F621" w14:paraId="59574788" w14:textId="0A73670A">
      <w:pPr>
        <w:pStyle w:val="Standard"/>
      </w:pPr>
      <w:r w:rsidRPr="7221C54F" w:rsidR="1407F621">
        <w:rPr>
          <w:rFonts w:ascii="Calibri" w:hAnsi="Calibri" w:eastAsia="Calibri" w:cs="Calibri"/>
          <w:noProof w:val="0"/>
          <w:sz w:val="22"/>
          <w:szCs w:val="22"/>
          <w:lang w:val="de-AT"/>
        </w:rPr>
        <w:t>Einführung TIA Portal V15.1 – Erstes Programm erstellen</w:t>
      </w:r>
    </w:p>
    <w:p w:rsidR="12C71192" w:rsidP="7221C54F" w:rsidRDefault="12C71192" w14:paraId="00AF25F0" w14:textId="44AD689D">
      <w:pPr>
        <w:pStyle w:val="Standard"/>
        <w:jc w:val="center"/>
      </w:pPr>
      <w:r w:rsidR="12C71192">
        <w:drawing>
          <wp:inline wp14:editId="3B5A5A33" wp14:anchorId="374F365A">
            <wp:extent cx="2267234" cy="3581402"/>
            <wp:effectExtent l="0" t="0" r="0" b="0"/>
            <wp:docPr id="2026096307" name="" title=""/>
            <wp:cNvGraphicFramePr>
              <a:graphicFrameLocks noChangeAspect="1"/>
            </wp:cNvGraphicFramePr>
            <a:graphic>
              <a:graphicData uri="http://schemas.openxmlformats.org/drawingml/2006/picture">
                <pic:pic>
                  <pic:nvPicPr>
                    <pic:cNvPr id="0" name=""/>
                    <pic:cNvPicPr/>
                  </pic:nvPicPr>
                  <pic:blipFill>
                    <a:blip r:embed="R6569ef7538a94b91">
                      <a:extLst>
                        <a:ext xmlns:a="http://schemas.openxmlformats.org/drawingml/2006/main" uri="{28A0092B-C50C-407E-A947-70E740481C1C}">
                          <a14:useLocalDpi val="0"/>
                        </a:ext>
                      </a:extLst>
                    </a:blip>
                    <a:stretch>
                      <a:fillRect/>
                    </a:stretch>
                  </pic:blipFill>
                  <pic:spPr>
                    <a:xfrm>
                      <a:off x="0" y="0"/>
                      <a:ext cx="2267234" cy="3581402"/>
                    </a:xfrm>
                    <a:prstGeom prst="rect">
                      <a:avLst/>
                    </a:prstGeom>
                  </pic:spPr>
                </pic:pic>
              </a:graphicData>
            </a:graphic>
          </wp:inline>
        </w:drawing>
      </w:r>
    </w:p>
    <w:p w:rsidR="002B4E9C" w:rsidP="7221C54F" w:rsidRDefault="002B4E9C" w14:paraId="66C68697" w14:textId="71476B1A">
      <w:pPr>
        <w:pStyle w:val="berschrift1"/>
      </w:pPr>
      <w:r w:rsidR="002B4E9C">
        <w:rPr/>
        <w:t>Ergebnisse</w:t>
      </w:r>
    </w:p>
    <w:p w:rsidR="2ADC051A" w:rsidP="7221C54F" w:rsidRDefault="2ADC051A" w14:paraId="5B0729C8" w14:textId="08C7869E">
      <w:pPr>
        <w:pStyle w:val="berschrift2"/>
      </w:pPr>
      <w:r w:rsidRPr="7221C54F" w:rsidR="2ADC051A">
        <w:rPr>
          <w:noProof w:val="0"/>
          <w:lang w:val="de-AT"/>
        </w:rPr>
        <w:t xml:space="preserve">Hochladen eines Programms  </w:t>
      </w:r>
    </w:p>
    <w:p w:rsidR="2ADC051A" w:rsidP="7221C54F" w:rsidRDefault="2ADC051A" w14:paraId="31C561E1" w14:textId="72B55749">
      <w:pPr>
        <w:pStyle w:val="Standard"/>
        <w:spacing w:before="0" w:beforeAutospacing="off" w:after="160" w:afterAutospacing="off"/>
        <w:jc w:val="center"/>
      </w:pPr>
      <w:r w:rsidR="2ADC051A">
        <w:drawing>
          <wp:inline wp14:editId="0298F131" wp14:anchorId="26942EAE">
            <wp:extent cx="3905250" cy="2724150"/>
            <wp:effectExtent l="0" t="0" r="0" b="0"/>
            <wp:docPr id="1724664158" name="" title=""/>
            <wp:cNvGraphicFramePr>
              <a:graphicFrameLocks noChangeAspect="1"/>
            </wp:cNvGraphicFramePr>
            <a:graphic>
              <a:graphicData uri="http://schemas.openxmlformats.org/drawingml/2006/picture">
                <pic:pic>
                  <pic:nvPicPr>
                    <pic:cNvPr id="0" name=""/>
                    <pic:cNvPicPr/>
                  </pic:nvPicPr>
                  <pic:blipFill>
                    <a:blip r:embed="R2497e1b7a672413a">
                      <a:extLst>
                        <a:ext xmlns:a="http://schemas.openxmlformats.org/drawingml/2006/main" uri="{28A0092B-C50C-407E-A947-70E740481C1C}">
                          <a14:useLocalDpi val="0"/>
                        </a:ext>
                      </a:extLst>
                    </a:blip>
                    <a:stretch>
                      <a:fillRect/>
                    </a:stretch>
                  </pic:blipFill>
                  <pic:spPr>
                    <a:xfrm>
                      <a:off x="0" y="0"/>
                      <a:ext cx="3905250" cy="2724150"/>
                    </a:xfrm>
                    <a:prstGeom prst="rect">
                      <a:avLst/>
                    </a:prstGeom>
                  </pic:spPr>
                </pic:pic>
              </a:graphicData>
            </a:graphic>
          </wp:inline>
        </w:drawing>
      </w:r>
    </w:p>
    <w:p w:rsidR="2ADC051A" w:rsidP="7221C54F" w:rsidRDefault="2ADC051A" w14:paraId="2223A53B" w14:textId="2E67B126">
      <w:pPr>
        <w:spacing w:before="0" w:beforeAutospacing="off" w:after="160" w:afterAutospacing="off"/>
      </w:pPr>
      <w:r w:rsidRPr="7221C54F" w:rsidR="2ADC051A">
        <w:rPr>
          <w:rFonts w:ascii="Calibri" w:hAnsi="Calibri" w:eastAsia="Calibri" w:cs="Calibri"/>
          <w:noProof w:val="0"/>
          <w:sz w:val="22"/>
          <w:szCs w:val="22"/>
          <w:lang w:val="de-AT"/>
        </w:rPr>
        <w:t xml:space="preserve">Neben dem Programm muss auch die Hardwarekonfiguration in die CPU übertragen werden. Dies kann entweder mit Rechtsklick auf das markierte Programm oder direkt nach dem Markieren des Programms auf den Button auf der Menü-Leiste stattfinden (siehe Abbildung 1). </w:t>
      </w:r>
    </w:p>
    <w:p w:rsidR="2ADC051A" w:rsidP="7221C54F" w:rsidRDefault="2ADC051A" w14:paraId="23E6F255" w14:textId="0B1251D8">
      <w:pPr>
        <w:pStyle w:val="Standard"/>
        <w:spacing w:before="0" w:beforeAutospacing="off" w:after="160" w:afterAutospacing="off"/>
        <w:jc w:val="center"/>
      </w:pPr>
      <w:r w:rsidR="2ADC051A">
        <w:drawing>
          <wp:inline wp14:editId="141D41E6" wp14:anchorId="0982A7B5">
            <wp:extent cx="3914775" cy="3552825"/>
            <wp:effectExtent l="0" t="0" r="0" b="0"/>
            <wp:docPr id="1171707401" name="" title=""/>
            <wp:cNvGraphicFramePr>
              <a:graphicFrameLocks noChangeAspect="1"/>
            </wp:cNvGraphicFramePr>
            <a:graphic>
              <a:graphicData uri="http://schemas.openxmlformats.org/drawingml/2006/picture">
                <pic:pic>
                  <pic:nvPicPr>
                    <pic:cNvPr id="0" name=""/>
                    <pic:cNvPicPr/>
                  </pic:nvPicPr>
                  <pic:blipFill>
                    <a:blip r:embed="Rd60cd93cac384966">
                      <a:extLst>
                        <a:ext xmlns:a="http://schemas.openxmlformats.org/drawingml/2006/main" uri="{28A0092B-C50C-407E-A947-70E740481C1C}">
                          <a14:useLocalDpi val="0"/>
                        </a:ext>
                      </a:extLst>
                    </a:blip>
                    <a:stretch>
                      <a:fillRect/>
                    </a:stretch>
                  </pic:blipFill>
                  <pic:spPr>
                    <a:xfrm>
                      <a:off x="0" y="0"/>
                      <a:ext cx="3914775" cy="3552825"/>
                    </a:xfrm>
                    <a:prstGeom prst="rect">
                      <a:avLst/>
                    </a:prstGeom>
                  </pic:spPr>
                </pic:pic>
              </a:graphicData>
            </a:graphic>
          </wp:inline>
        </w:drawing>
      </w:r>
    </w:p>
    <w:p w:rsidR="2ADC051A" w:rsidP="7221C54F" w:rsidRDefault="2ADC051A" w14:paraId="5DDB57A8" w14:textId="7ABE49CE">
      <w:pPr>
        <w:spacing w:before="0" w:beforeAutospacing="off" w:after="160" w:afterAutospacing="off"/>
      </w:pPr>
      <w:r w:rsidRPr="7221C54F" w:rsidR="2ADC051A">
        <w:rPr>
          <w:rFonts w:ascii="Calibri" w:hAnsi="Calibri" w:eastAsia="Calibri" w:cs="Calibri"/>
          <w:noProof w:val="0"/>
          <w:sz w:val="22"/>
          <w:szCs w:val="22"/>
          <w:lang w:val="de-AT"/>
        </w:rPr>
        <w:t xml:space="preserve">Daraufhin erscheint dann das Fenster </w:t>
      </w:r>
      <w:r w:rsidRPr="7221C54F" w:rsidR="2ADC051A">
        <w:rPr>
          <w:rFonts w:ascii="Calibri" w:hAnsi="Calibri" w:eastAsia="Calibri" w:cs="Calibri"/>
          <w:b w:val="1"/>
          <w:bCs w:val="1"/>
          <w:noProof w:val="0"/>
          <w:sz w:val="22"/>
          <w:szCs w:val="22"/>
          <w:lang w:val="de-AT"/>
        </w:rPr>
        <w:t>„Erweitertes Laden“</w:t>
      </w:r>
      <w:r w:rsidRPr="7221C54F" w:rsidR="2ADC051A">
        <w:rPr>
          <w:rFonts w:ascii="Calibri" w:hAnsi="Calibri" w:eastAsia="Calibri" w:cs="Calibri"/>
          <w:noProof w:val="0"/>
          <w:sz w:val="22"/>
          <w:szCs w:val="22"/>
          <w:lang w:val="de-AT"/>
        </w:rPr>
        <w:t xml:space="preserve"> (siehe Abbildung 2). Dort muss man Typ der PG/PC-Schnittstelle (=grün) und die PG/PC-Schnittstelle (=rot) eingeben, sodass man anschließend die SPS im Netzwerk zu finden.</w:t>
      </w:r>
    </w:p>
    <w:p w:rsidR="2ADC051A" w:rsidP="7221C54F" w:rsidRDefault="2ADC051A" w14:paraId="650D5332" w14:textId="69FF292B">
      <w:pPr>
        <w:pStyle w:val="Standard"/>
        <w:spacing w:before="0" w:beforeAutospacing="off" w:after="160" w:afterAutospacing="off"/>
        <w:jc w:val="center"/>
      </w:pPr>
      <w:r w:rsidR="2ADC051A">
        <w:drawing>
          <wp:inline wp14:editId="31ED9D3C" wp14:anchorId="2D438297">
            <wp:extent cx="4581524" cy="3114675"/>
            <wp:effectExtent l="0" t="0" r="0" b="0"/>
            <wp:docPr id="1070270690" name="" title=""/>
            <wp:cNvGraphicFramePr>
              <a:graphicFrameLocks noChangeAspect="1"/>
            </wp:cNvGraphicFramePr>
            <a:graphic>
              <a:graphicData uri="http://schemas.openxmlformats.org/drawingml/2006/picture">
                <pic:pic>
                  <pic:nvPicPr>
                    <pic:cNvPr id="0" name=""/>
                    <pic:cNvPicPr/>
                  </pic:nvPicPr>
                  <pic:blipFill>
                    <a:blip r:embed="R5f788846a5f44b09">
                      <a:extLst>
                        <a:ext xmlns:a="http://schemas.openxmlformats.org/drawingml/2006/main" uri="{28A0092B-C50C-407E-A947-70E740481C1C}">
                          <a14:useLocalDpi val="0"/>
                        </a:ext>
                      </a:extLst>
                    </a:blip>
                    <a:stretch>
                      <a:fillRect/>
                    </a:stretch>
                  </pic:blipFill>
                  <pic:spPr>
                    <a:xfrm>
                      <a:off x="0" y="0"/>
                      <a:ext cx="4581524" cy="3114675"/>
                    </a:xfrm>
                    <a:prstGeom prst="rect">
                      <a:avLst/>
                    </a:prstGeom>
                  </pic:spPr>
                </pic:pic>
              </a:graphicData>
            </a:graphic>
          </wp:inline>
        </w:drawing>
      </w:r>
    </w:p>
    <w:p w:rsidR="2ADC051A" w:rsidP="7221C54F" w:rsidRDefault="2ADC051A" w14:paraId="57D99732" w14:textId="1B6ED431">
      <w:pPr>
        <w:spacing w:before="0" w:beforeAutospacing="off" w:after="160" w:afterAutospacing="off"/>
        <w:jc w:val="both"/>
        <w:rPr>
          <w:rFonts w:ascii="Calibri" w:hAnsi="Calibri" w:eastAsia="Calibri" w:cs="Calibri"/>
          <w:noProof w:val="0"/>
          <w:sz w:val="22"/>
          <w:szCs w:val="22"/>
          <w:lang w:val="de-AT"/>
        </w:rPr>
      </w:pPr>
      <w:r w:rsidRPr="7221C54F" w:rsidR="2ADC051A">
        <w:rPr>
          <w:rFonts w:ascii="Calibri" w:hAnsi="Calibri" w:eastAsia="Calibri" w:cs="Calibri"/>
          <w:noProof w:val="0"/>
          <w:sz w:val="22"/>
          <w:szCs w:val="22"/>
          <w:lang w:val="de-AT"/>
        </w:rPr>
        <w:t xml:space="preserve">Die im vornehinein zugewiesene SPS mit der korrekten Adresse sollte dabei direkt automatisch vom System blau markiert sein (siehe Abbildung 2). Da jedoch in der SPS eine Übertragung des Programms nur im Stoppzustand stattfinden kann, müssen im Vorfeld alle Aktionen gestoppt werden, da dies nicht automatisch stattfindet. Dies wird im Fenster </w:t>
      </w:r>
      <w:r w:rsidRPr="7221C54F" w:rsidR="2ADC051A">
        <w:rPr>
          <w:rFonts w:ascii="Calibri" w:hAnsi="Calibri" w:eastAsia="Calibri" w:cs="Calibri"/>
          <w:b w:val="1"/>
          <w:bCs w:val="1"/>
          <w:noProof w:val="0"/>
          <w:sz w:val="22"/>
          <w:szCs w:val="22"/>
          <w:lang w:val="de-AT"/>
        </w:rPr>
        <w:t xml:space="preserve">„Vorschau Laden“ </w:t>
      </w:r>
      <w:r w:rsidRPr="7221C54F" w:rsidR="2ADC051A">
        <w:rPr>
          <w:rFonts w:ascii="Calibri" w:hAnsi="Calibri" w:eastAsia="Calibri" w:cs="Calibri"/>
          <w:noProof w:val="0"/>
          <w:sz w:val="22"/>
          <w:szCs w:val="22"/>
          <w:lang w:val="de-AT"/>
        </w:rPr>
        <w:t xml:space="preserve">gemacht (siehe Abbildung 3). </w:t>
      </w:r>
    </w:p>
    <w:p w:rsidR="2ADC051A" w:rsidP="7221C54F" w:rsidRDefault="2ADC051A" w14:paraId="744EB564" w14:textId="38A94C4F">
      <w:pPr>
        <w:pStyle w:val="Standard"/>
        <w:spacing w:before="0" w:beforeAutospacing="off" w:after="160" w:afterAutospacing="off"/>
        <w:jc w:val="center"/>
      </w:pPr>
      <w:r w:rsidR="2ADC051A">
        <w:drawing>
          <wp:inline wp14:editId="4EDBEEDE" wp14:anchorId="0976BC46">
            <wp:extent cx="3619502" cy="2333232"/>
            <wp:effectExtent l="0" t="0" r="0" b="0"/>
            <wp:docPr id="264223360" name="" title=""/>
            <wp:cNvGraphicFramePr>
              <a:graphicFrameLocks noChangeAspect="1"/>
            </wp:cNvGraphicFramePr>
            <a:graphic>
              <a:graphicData uri="http://schemas.openxmlformats.org/drawingml/2006/picture">
                <pic:pic>
                  <pic:nvPicPr>
                    <pic:cNvPr id="0" name=""/>
                    <pic:cNvPicPr/>
                  </pic:nvPicPr>
                  <pic:blipFill>
                    <a:blip r:embed="R3d555ce63b8a4857">
                      <a:extLst>
                        <a:ext xmlns:a="http://schemas.openxmlformats.org/drawingml/2006/main" uri="{28A0092B-C50C-407E-A947-70E740481C1C}">
                          <a14:useLocalDpi val="0"/>
                        </a:ext>
                      </a:extLst>
                    </a:blip>
                    <a:stretch>
                      <a:fillRect/>
                    </a:stretch>
                  </pic:blipFill>
                  <pic:spPr>
                    <a:xfrm>
                      <a:off x="0" y="0"/>
                      <a:ext cx="3619502" cy="2333232"/>
                    </a:xfrm>
                    <a:prstGeom prst="rect">
                      <a:avLst/>
                    </a:prstGeom>
                  </pic:spPr>
                </pic:pic>
              </a:graphicData>
            </a:graphic>
          </wp:inline>
        </w:drawing>
      </w:r>
    </w:p>
    <w:p w:rsidR="2ADC051A" w:rsidP="7221C54F" w:rsidRDefault="2ADC051A" w14:paraId="4443A61B" w14:textId="38DBF6D7">
      <w:pPr>
        <w:pStyle w:val="Standard"/>
        <w:spacing w:before="0" w:beforeAutospacing="off" w:after="160" w:afterAutospacing="off"/>
        <w:jc w:val="center"/>
      </w:pPr>
      <w:r w:rsidR="2ADC051A">
        <w:drawing>
          <wp:inline wp14:editId="6B84C236" wp14:anchorId="768B880E">
            <wp:extent cx="4467225" cy="3352800"/>
            <wp:effectExtent l="0" t="0" r="0" b="0"/>
            <wp:docPr id="1759081402" name="" title=""/>
            <wp:cNvGraphicFramePr>
              <a:graphicFrameLocks noChangeAspect="1"/>
            </wp:cNvGraphicFramePr>
            <a:graphic>
              <a:graphicData uri="http://schemas.openxmlformats.org/drawingml/2006/picture">
                <pic:pic>
                  <pic:nvPicPr>
                    <pic:cNvPr id="0" name=""/>
                    <pic:cNvPicPr/>
                  </pic:nvPicPr>
                  <pic:blipFill>
                    <a:blip r:embed="R7e486538754e4830">
                      <a:extLst>
                        <a:ext xmlns:a="http://schemas.openxmlformats.org/drawingml/2006/main" uri="{28A0092B-C50C-407E-A947-70E740481C1C}">
                          <a14:useLocalDpi val="0"/>
                        </a:ext>
                      </a:extLst>
                    </a:blip>
                    <a:stretch>
                      <a:fillRect/>
                    </a:stretch>
                  </pic:blipFill>
                  <pic:spPr>
                    <a:xfrm>
                      <a:off x="0" y="0"/>
                      <a:ext cx="4467225" cy="3352800"/>
                    </a:xfrm>
                    <a:prstGeom prst="rect">
                      <a:avLst/>
                    </a:prstGeom>
                  </pic:spPr>
                </pic:pic>
              </a:graphicData>
            </a:graphic>
          </wp:inline>
        </w:drawing>
      </w:r>
    </w:p>
    <w:p w:rsidR="2ADC051A" w:rsidP="7221C54F" w:rsidRDefault="2ADC051A" w14:paraId="0ABEFCD5" w14:textId="3397BE22">
      <w:pPr>
        <w:spacing w:before="0" w:beforeAutospacing="off" w:after="160" w:afterAutospacing="off"/>
        <w:jc w:val="both"/>
      </w:pPr>
      <w:r w:rsidRPr="7221C54F" w:rsidR="2ADC051A">
        <w:rPr>
          <w:rFonts w:ascii="Calibri" w:hAnsi="Calibri" w:eastAsia="Calibri" w:cs="Calibri"/>
          <w:noProof w:val="0"/>
          <w:sz w:val="22"/>
          <w:szCs w:val="22"/>
          <w:lang w:val="de-AT"/>
        </w:rPr>
        <w:t xml:space="preserve">Nachdem man auf </w:t>
      </w:r>
      <w:r w:rsidRPr="7221C54F" w:rsidR="2ADC051A">
        <w:rPr>
          <w:rFonts w:ascii="Calibri" w:hAnsi="Calibri" w:eastAsia="Calibri" w:cs="Calibri"/>
          <w:b w:val="1"/>
          <w:bCs w:val="1"/>
          <w:noProof w:val="0"/>
          <w:sz w:val="22"/>
          <w:szCs w:val="22"/>
          <w:lang w:val="de-AT"/>
        </w:rPr>
        <w:t xml:space="preserve">„Laden“ </w:t>
      </w:r>
      <w:r w:rsidRPr="7221C54F" w:rsidR="2ADC051A">
        <w:rPr>
          <w:rFonts w:ascii="Calibri" w:hAnsi="Calibri" w:eastAsia="Calibri" w:cs="Calibri"/>
          <w:noProof w:val="0"/>
          <w:sz w:val="22"/>
          <w:szCs w:val="22"/>
          <w:lang w:val="de-AT"/>
        </w:rPr>
        <w:t xml:space="preserve">geklickt hat erscheint das Fenster </w:t>
      </w:r>
      <w:r w:rsidRPr="7221C54F" w:rsidR="2ADC051A">
        <w:rPr>
          <w:rFonts w:ascii="Calibri" w:hAnsi="Calibri" w:eastAsia="Calibri" w:cs="Calibri"/>
          <w:b w:val="1"/>
          <w:bCs w:val="1"/>
          <w:noProof w:val="0"/>
          <w:sz w:val="22"/>
          <w:szCs w:val="22"/>
          <w:lang w:val="de-AT"/>
        </w:rPr>
        <w:t>„Ergebnisse des Ladevorgangs“</w:t>
      </w:r>
      <w:r w:rsidRPr="7221C54F" w:rsidR="2ADC051A">
        <w:rPr>
          <w:rFonts w:ascii="Calibri" w:hAnsi="Calibri" w:eastAsia="Calibri" w:cs="Calibri"/>
          <w:noProof w:val="0"/>
          <w:sz w:val="22"/>
          <w:szCs w:val="22"/>
          <w:lang w:val="de-AT"/>
        </w:rPr>
        <w:t xml:space="preserve">, wo man einfach auf </w:t>
      </w:r>
      <w:r w:rsidRPr="7221C54F" w:rsidR="2ADC051A">
        <w:rPr>
          <w:rFonts w:ascii="Calibri" w:hAnsi="Calibri" w:eastAsia="Calibri" w:cs="Calibri"/>
          <w:b w:val="1"/>
          <w:bCs w:val="1"/>
          <w:noProof w:val="0"/>
          <w:sz w:val="22"/>
          <w:szCs w:val="22"/>
          <w:lang w:val="de-AT"/>
        </w:rPr>
        <w:t>„Fertig stellen“</w:t>
      </w:r>
      <w:r w:rsidRPr="7221C54F" w:rsidR="2ADC051A">
        <w:rPr>
          <w:rFonts w:ascii="Calibri" w:hAnsi="Calibri" w:eastAsia="Calibri" w:cs="Calibri"/>
          <w:noProof w:val="0"/>
          <w:sz w:val="22"/>
          <w:szCs w:val="22"/>
          <w:lang w:val="de-AT"/>
        </w:rPr>
        <w:t xml:space="preserve"> klicken kann, sodass der Ladevorgang vervollständigt wird (siehe Abbildung 4). Danach ist das Programm in die CPU geladen (siehe Abbildung 5).  </w:t>
      </w:r>
    </w:p>
    <w:p w:rsidR="2ADC051A" w:rsidP="7221C54F" w:rsidRDefault="2ADC051A" w14:paraId="504197F7" w14:textId="4E25C677">
      <w:pPr>
        <w:pStyle w:val="berschrift2"/>
      </w:pPr>
      <w:r w:rsidRPr="7221C54F" w:rsidR="2ADC051A">
        <w:rPr>
          <w:noProof w:val="0"/>
          <w:lang w:val="de-AT"/>
        </w:rPr>
        <w:t xml:space="preserve">Programm überwachen  </w:t>
      </w:r>
    </w:p>
    <w:p w:rsidR="2ADC051A" w:rsidP="7221C54F" w:rsidRDefault="2ADC051A" w14:paraId="5598BED2" w14:textId="1B96A926">
      <w:pPr>
        <w:pStyle w:val="Standard"/>
        <w:jc w:val="center"/>
        <w:pPrChange w:author="TRAUSSNIGG Jan" w:date="2024-05-14T03:57:25.16Z">
          <w:pPr>
            <w:pStyle w:val="Standard"/>
          </w:pPr>
        </w:pPrChange>
      </w:pPr>
      <w:r w:rsidR="2ADC051A">
        <w:drawing>
          <wp:inline wp14:editId="77FFD4E6" wp14:anchorId="2C542E2E">
            <wp:extent cx="3838575" cy="1019175"/>
            <wp:effectExtent l="0" t="0" r="0" b="0"/>
            <wp:docPr id="490141656" name="" title=""/>
            <wp:cNvGraphicFramePr>
              <a:graphicFrameLocks noChangeAspect="1"/>
            </wp:cNvGraphicFramePr>
            <a:graphic>
              <a:graphicData uri="http://schemas.openxmlformats.org/drawingml/2006/picture">
                <pic:pic>
                  <pic:nvPicPr>
                    <pic:cNvPr id="0" name=""/>
                    <pic:cNvPicPr/>
                  </pic:nvPicPr>
                  <pic:blipFill>
                    <a:blip r:embed="R497a44e7e5794daa">
                      <a:extLst>
                        <a:ext xmlns:a="http://schemas.openxmlformats.org/drawingml/2006/main" uri="{28A0092B-C50C-407E-A947-70E740481C1C}">
                          <a14:useLocalDpi val="0"/>
                        </a:ext>
                      </a:extLst>
                    </a:blip>
                    <a:stretch>
                      <a:fillRect/>
                    </a:stretch>
                  </pic:blipFill>
                  <pic:spPr>
                    <a:xfrm>
                      <a:off x="0" y="0"/>
                      <a:ext cx="3838575" cy="1019175"/>
                    </a:xfrm>
                    <a:prstGeom prst="rect">
                      <a:avLst/>
                    </a:prstGeom>
                  </pic:spPr>
                </pic:pic>
              </a:graphicData>
            </a:graphic>
          </wp:inline>
        </w:drawing>
      </w:r>
    </w:p>
    <w:p w:rsidR="2ADC051A" w:rsidP="7221C54F" w:rsidRDefault="2ADC051A" w14:paraId="1BD7DEE3" w14:textId="33DC61B4">
      <w:pPr>
        <w:spacing w:before="0" w:beforeAutospacing="off" w:after="160" w:afterAutospacing="off"/>
      </w:pPr>
      <w:r w:rsidRPr="7221C54F" w:rsidR="2ADC051A">
        <w:rPr>
          <w:rFonts w:ascii="Calibri" w:hAnsi="Calibri" w:eastAsia="Calibri" w:cs="Calibri"/>
          <w:noProof w:val="0"/>
          <w:sz w:val="22"/>
          <w:szCs w:val="22"/>
          <w:lang w:val="de-AT"/>
        </w:rPr>
        <w:t xml:space="preserve">Da bei vielen Problemen bei der Realisierung einer Steuerung mittels SPS meistens das Programm die Ursache sein könnte, ist es nötig diese zu überwachen. Auch dies kann über die Netzwerkverbindung von Computer zur SPS mit TIA Portal betätigt werden. Dadurch kann man Aktionen und Zustände in der mit der SPS verbundene Schaltung überwachen, was mit der Funktion </w:t>
      </w:r>
      <w:r w:rsidRPr="7221C54F" w:rsidR="2ADC051A">
        <w:rPr>
          <w:rFonts w:ascii="Calibri" w:hAnsi="Calibri" w:eastAsia="Calibri" w:cs="Calibri"/>
          <w:b w:val="1"/>
          <w:bCs w:val="1"/>
          <w:noProof w:val="0"/>
          <w:sz w:val="22"/>
          <w:szCs w:val="22"/>
          <w:lang w:val="de-AT"/>
        </w:rPr>
        <w:t xml:space="preserve">„Bausteine beobachten“ </w:t>
      </w:r>
      <w:r w:rsidRPr="7221C54F" w:rsidR="2ADC051A">
        <w:rPr>
          <w:rFonts w:ascii="Calibri" w:hAnsi="Calibri" w:eastAsia="Calibri" w:cs="Calibri"/>
          <w:noProof w:val="0"/>
          <w:sz w:val="22"/>
          <w:szCs w:val="22"/>
          <w:lang w:val="de-AT"/>
        </w:rPr>
        <w:t>erfolgt. Es kann jedoch nur derjenige, der zum Schluss das Programm auf die jeweilige SPS hochgeladen hat auch diese überwachen.</w:t>
      </w:r>
    </w:p>
    <w:p w:rsidR="2ADC051A" w:rsidP="7221C54F" w:rsidRDefault="2ADC051A" w14:paraId="3021447A" w14:textId="33D430D1">
      <w:pPr>
        <w:pStyle w:val="Standard"/>
        <w:spacing w:before="0" w:beforeAutospacing="off" w:after="160" w:afterAutospacing="off"/>
        <w:jc w:val="center"/>
        <w:pPrChange w:author="TRAUSSNIGG Jan" w:date="2024-05-14T03:57:27.468Z">
          <w:pPr/>
        </w:pPrChange>
      </w:pPr>
      <w:ins w:author="TRAUSSNIGG Jan" w:date="2024-05-14T03:57:27.465Z" w:id="384316733">
        <w:r w:rsidR="2ADC051A">
          <w:drawing>
            <wp:inline wp14:editId="7903213D" wp14:anchorId="44F608CF">
              <wp:extent cx="4257675" cy="1733550"/>
              <wp:effectExtent l="0" t="0" r="0" b="0"/>
              <wp:docPr id="2089547497" name="" title=""/>
              <wp:cNvGraphicFramePr>
                <a:graphicFrameLocks noChangeAspect="1"/>
              </wp:cNvGraphicFramePr>
              <a:graphic>
                <a:graphicData uri="http://schemas.openxmlformats.org/drawingml/2006/picture">
                  <pic:pic>
                    <pic:nvPicPr>
                      <pic:cNvPr id="0" name=""/>
                      <pic:cNvPicPr/>
                    </pic:nvPicPr>
                    <pic:blipFill>
                      <a:blip r:embed="R07a91285083c4883">
                        <a:extLst>
                          <a:ext xmlns:a="http://schemas.openxmlformats.org/drawingml/2006/main" uri="{28A0092B-C50C-407E-A947-70E740481C1C}">
                            <a14:useLocalDpi val="0"/>
                          </a:ext>
                        </a:extLst>
                      </a:blip>
                      <a:stretch>
                        <a:fillRect/>
                      </a:stretch>
                    </pic:blipFill>
                    <pic:spPr>
                      <a:xfrm>
                        <a:off x="0" y="0"/>
                        <a:ext cx="4257675" cy="1733550"/>
                      </a:xfrm>
                      <a:prstGeom prst="rect">
                        <a:avLst/>
                      </a:prstGeom>
                    </pic:spPr>
                  </pic:pic>
                </a:graphicData>
              </a:graphic>
            </wp:inline>
          </w:drawing>
        </w:r>
      </w:ins>
    </w:p>
    <w:p w:rsidR="2ADC051A" w:rsidP="7221C54F" w:rsidRDefault="2ADC051A" w14:paraId="44195A9E" w14:textId="68194E0B">
      <w:pPr>
        <w:spacing w:before="0" w:beforeAutospacing="off" w:after="160" w:afterAutospacing="off"/>
      </w:pPr>
      <w:r w:rsidRPr="7221C54F" w:rsidR="2ADC051A">
        <w:rPr>
          <w:rFonts w:ascii="Calibri" w:hAnsi="Calibri" w:eastAsia="Calibri" w:cs="Calibri"/>
          <w:noProof w:val="0"/>
          <w:sz w:val="22"/>
          <w:szCs w:val="22"/>
          <w:lang w:val="de-AT"/>
        </w:rPr>
        <w:t xml:space="preserve">Um </w:t>
      </w:r>
      <w:r w:rsidRPr="7221C54F" w:rsidR="2ADC051A">
        <w:rPr>
          <w:rFonts w:ascii="Calibri" w:hAnsi="Calibri" w:eastAsia="Calibri" w:cs="Calibri"/>
          <w:b w:val="1"/>
          <w:bCs w:val="1"/>
          <w:noProof w:val="0"/>
          <w:sz w:val="22"/>
          <w:szCs w:val="22"/>
          <w:lang w:val="de-AT"/>
        </w:rPr>
        <w:t xml:space="preserve">„Bausteine beobachten“ </w:t>
      </w:r>
      <w:r w:rsidRPr="7221C54F" w:rsidR="2ADC051A">
        <w:rPr>
          <w:rFonts w:ascii="Calibri" w:hAnsi="Calibri" w:eastAsia="Calibri" w:cs="Calibri"/>
          <w:noProof w:val="0"/>
          <w:sz w:val="22"/>
          <w:szCs w:val="22"/>
          <w:lang w:val="de-AT"/>
        </w:rPr>
        <w:t>zu aktivieren, muss der Button (rot markiert) in der unteren Menüleiste aktiviert werden (siehe Abbildung 6). Daraufhin geht die Umgebung in den Modus über (siehe Abbildung 7). Die grünen Punkte neben den Programmparametern weisen nur darauf hin, dass diese mit der in der CPU ident sind, jedoch nicht, dass das Programm funktioniert.</w:t>
      </w:r>
    </w:p>
    <w:p w:rsidR="2ADC051A" w:rsidP="7221C54F" w:rsidRDefault="2ADC051A" w14:paraId="186B8CAC" w14:textId="6E205EEB">
      <w:pPr>
        <w:pStyle w:val="Standard"/>
        <w:spacing w:before="0" w:beforeAutospacing="off" w:after="160" w:afterAutospacing="off"/>
        <w:jc w:val="center"/>
      </w:pPr>
      <w:r w:rsidR="2ADC051A">
        <w:drawing>
          <wp:inline wp14:editId="7DE1DD6F" wp14:anchorId="0E38829D">
            <wp:extent cx="2543175" cy="2228850"/>
            <wp:effectExtent l="0" t="0" r="0" b="0"/>
            <wp:docPr id="1201935411" name="" title=""/>
            <wp:cNvGraphicFramePr>
              <a:graphicFrameLocks noChangeAspect="1"/>
            </wp:cNvGraphicFramePr>
            <a:graphic>
              <a:graphicData uri="http://schemas.openxmlformats.org/drawingml/2006/picture">
                <pic:pic>
                  <pic:nvPicPr>
                    <pic:cNvPr id="0" name=""/>
                    <pic:cNvPicPr/>
                  </pic:nvPicPr>
                  <pic:blipFill>
                    <a:blip r:embed="R7ce9bfda7ea64ded">
                      <a:extLst>
                        <a:ext xmlns:a="http://schemas.openxmlformats.org/drawingml/2006/main" uri="{28A0092B-C50C-407E-A947-70E740481C1C}">
                          <a14:useLocalDpi val="0"/>
                        </a:ext>
                      </a:extLst>
                    </a:blip>
                    <a:stretch>
                      <a:fillRect/>
                    </a:stretch>
                  </pic:blipFill>
                  <pic:spPr>
                    <a:xfrm>
                      <a:off x="0" y="0"/>
                      <a:ext cx="2543175" cy="2228850"/>
                    </a:xfrm>
                    <a:prstGeom prst="rect">
                      <a:avLst/>
                    </a:prstGeom>
                  </pic:spPr>
                </pic:pic>
              </a:graphicData>
            </a:graphic>
          </wp:inline>
        </w:drawing>
      </w:r>
    </w:p>
    <w:p w:rsidR="2ADC051A" w:rsidP="7221C54F" w:rsidRDefault="2ADC051A" w14:paraId="515C1FEA" w14:textId="13DF48D5">
      <w:pPr>
        <w:spacing w:before="0" w:beforeAutospacing="off" w:after="160" w:afterAutospacing="off"/>
        <w:jc w:val="both"/>
      </w:pPr>
      <w:r w:rsidRPr="7221C54F" w:rsidR="2ADC051A">
        <w:rPr>
          <w:rFonts w:ascii="Calibri" w:hAnsi="Calibri" w:eastAsia="Calibri" w:cs="Calibri"/>
          <w:noProof w:val="0"/>
          <w:sz w:val="22"/>
          <w:szCs w:val="22"/>
          <w:lang w:val="de-AT"/>
        </w:rPr>
        <w:t xml:space="preserve">Über diesen Modus kann die CPU auch gestoppt oder wiedergestartet werden. Dies erfolgt beim CPU-Bedienpanel in der rechten oberen Ecke (siehe Abbildung 8). </w:t>
      </w:r>
    </w:p>
    <w:p w:rsidR="2ADC051A" w:rsidP="7221C54F" w:rsidRDefault="2ADC051A" w14:paraId="2F1EC893" w14:textId="6EE2DC93">
      <w:pPr>
        <w:pStyle w:val="Standard"/>
        <w:spacing w:before="0" w:beforeAutospacing="off" w:after="160" w:afterAutospacing="off"/>
        <w:jc w:val="center"/>
      </w:pPr>
      <w:r w:rsidR="2ADC051A">
        <w:drawing>
          <wp:inline wp14:editId="37C638ED" wp14:anchorId="4D108758">
            <wp:extent cx="4152900" cy="1276350"/>
            <wp:effectExtent l="0" t="0" r="0" b="0"/>
            <wp:docPr id="188146748" name="" title=""/>
            <wp:cNvGraphicFramePr>
              <a:graphicFrameLocks noChangeAspect="1"/>
            </wp:cNvGraphicFramePr>
            <a:graphic>
              <a:graphicData uri="http://schemas.openxmlformats.org/drawingml/2006/picture">
                <pic:pic>
                  <pic:nvPicPr>
                    <pic:cNvPr id="0" name=""/>
                    <pic:cNvPicPr/>
                  </pic:nvPicPr>
                  <pic:blipFill>
                    <a:blip r:embed="R2b0ee806d2574a77">
                      <a:extLst>
                        <a:ext xmlns:a="http://schemas.openxmlformats.org/drawingml/2006/main" uri="{28A0092B-C50C-407E-A947-70E740481C1C}">
                          <a14:useLocalDpi val="0"/>
                        </a:ext>
                      </a:extLst>
                    </a:blip>
                    <a:stretch>
                      <a:fillRect/>
                    </a:stretch>
                  </pic:blipFill>
                  <pic:spPr>
                    <a:xfrm>
                      <a:off x="0" y="0"/>
                      <a:ext cx="4152900" cy="1276350"/>
                    </a:xfrm>
                    <a:prstGeom prst="rect">
                      <a:avLst/>
                    </a:prstGeom>
                  </pic:spPr>
                </pic:pic>
              </a:graphicData>
            </a:graphic>
          </wp:inline>
        </w:drawing>
      </w:r>
    </w:p>
    <w:p w:rsidR="2ADC051A" w:rsidP="7221C54F" w:rsidRDefault="2ADC051A" w14:paraId="48DD70FF" w14:textId="67196746">
      <w:pPr>
        <w:spacing w:before="0" w:beforeAutospacing="off" w:after="160" w:afterAutospacing="off"/>
      </w:pPr>
      <w:r w:rsidRPr="7221C54F" w:rsidR="2ADC051A">
        <w:rPr>
          <w:rFonts w:ascii="Calibri" w:hAnsi="Calibri" w:eastAsia="Calibri" w:cs="Calibri"/>
          <w:noProof w:val="0"/>
          <w:sz w:val="22"/>
          <w:szCs w:val="22"/>
          <w:lang w:val="de-AT"/>
        </w:rPr>
        <w:t xml:space="preserve">Sobald man auf Stopp gedrückt hat, werden die Ausgänge aus Sicherheitsgründen ausgeschalten. Das macht sich auch im TIA Portal mit der Ansicht sichtbar. Die Verbindungen im KOP werden komplett grau und die Lampe, die auf grün bei </w:t>
      </w:r>
      <w:r w:rsidRPr="7221C54F" w:rsidR="2ADC051A">
        <w:rPr>
          <w:rFonts w:ascii="Calibri" w:hAnsi="Calibri" w:eastAsia="Calibri" w:cs="Calibri"/>
          <w:b w:val="1"/>
          <w:bCs w:val="1"/>
          <w:noProof w:val="0"/>
          <w:sz w:val="22"/>
          <w:szCs w:val="22"/>
          <w:lang w:val="de-AT"/>
        </w:rPr>
        <w:t xml:space="preserve">„RUN/STOP“ </w:t>
      </w:r>
      <w:r w:rsidRPr="7221C54F" w:rsidR="2ADC051A">
        <w:rPr>
          <w:rFonts w:ascii="Calibri" w:hAnsi="Calibri" w:eastAsia="Calibri" w:cs="Calibri"/>
          <w:noProof w:val="0"/>
          <w:sz w:val="22"/>
          <w:szCs w:val="22"/>
          <w:lang w:val="de-AT"/>
        </w:rPr>
        <w:t>(siehe Abbildung 8) war wird orange (siehe Abbildung 9).</w:t>
      </w:r>
    </w:p>
    <w:p w:rsidR="2ADC051A" w:rsidP="7221C54F" w:rsidRDefault="2ADC051A" w14:paraId="074E8D7B" w14:textId="12B39EA2">
      <w:pPr>
        <w:spacing w:before="0" w:beforeAutospacing="off" w:after="160" w:afterAutospacing="off"/>
        <w:jc w:val="both"/>
      </w:pPr>
      <w:r w:rsidRPr="7221C54F" w:rsidR="2ADC051A">
        <w:rPr>
          <w:rFonts w:ascii="Calibri" w:hAnsi="Calibri" w:eastAsia="Calibri" w:cs="Calibri"/>
          <w:noProof w:val="0"/>
          <w:sz w:val="22"/>
          <w:szCs w:val="22"/>
          <w:lang w:val="de-AT"/>
        </w:rPr>
        <w:t xml:space="preserve"> </w:t>
      </w:r>
    </w:p>
    <w:p w:rsidR="2ADC051A" w:rsidP="7221C54F" w:rsidRDefault="2ADC051A" w14:paraId="6DF66347" w14:textId="3AD8B03A">
      <w:pPr>
        <w:pStyle w:val="berschrift2"/>
      </w:pPr>
      <w:r w:rsidRPr="7221C54F" w:rsidR="2ADC051A">
        <w:rPr>
          <w:noProof w:val="0"/>
          <w:lang w:val="de-AT"/>
        </w:rPr>
        <w:t xml:space="preserve">Beobachtungstabelle  </w:t>
      </w:r>
    </w:p>
    <w:p w:rsidR="2ADC051A" w:rsidP="7221C54F" w:rsidRDefault="2ADC051A" w14:paraId="5E902190" w14:textId="4AFC95FE">
      <w:pPr>
        <w:pStyle w:val="Standard"/>
        <w:spacing w:before="0" w:beforeAutospacing="off" w:after="160" w:afterAutospacing="off"/>
        <w:jc w:val="center"/>
      </w:pPr>
      <w:r w:rsidR="2ADC051A">
        <w:drawing>
          <wp:inline wp14:editId="6484B05A" wp14:anchorId="20FB6685">
            <wp:extent cx="2752725" cy="1047750"/>
            <wp:effectExtent l="0" t="0" r="0" b="0"/>
            <wp:docPr id="1566267000" name="" title=""/>
            <wp:cNvGraphicFramePr>
              <a:graphicFrameLocks noChangeAspect="1"/>
            </wp:cNvGraphicFramePr>
            <a:graphic>
              <a:graphicData uri="http://schemas.openxmlformats.org/drawingml/2006/picture">
                <pic:pic>
                  <pic:nvPicPr>
                    <pic:cNvPr id="0" name=""/>
                    <pic:cNvPicPr/>
                  </pic:nvPicPr>
                  <pic:blipFill>
                    <a:blip r:embed="Rb7f6fb7381cd4871">
                      <a:extLst>
                        <a:ext xmlns:a="http://schemas.openxmlformats.org/drawingml/2006/main" uri="{28A0092B-C50C-407E-A947-70E740481C1C}">
                          <a14:useLocalDpi val="0"/>
                        </a:ext>
                      </a:extLst>
                    </a:blip>
                    <a:stretch>
                      <a:fillRect/>
                    </a:stretch>
                  </pic:blipFill>
                  <pic:spPr>
                    <a:xfrm>
                      <a:off x="0" y="0"/>
                      <a:ext cx="2752725" cy="1047750"/>
                    </a:xfrm>
                    <a:prstGeom prst="rect">
                      <a:avLst/>
                    </a:prstGeom>
                  </pic:spPr>
                </pic:pic>
              </a:graphicData>
            </a:graphic>
          </wp:inline>
        </w:drawing>
      </w:r>
    </w:p>
    <w:p w:rsidR="2ADC051A" w:rsidP="7221C54F" w:rsidRDefault="2ADC051A" w14:paraId="4F83C1F1" w14:textId="42626C69">
      <w:pPr>
        <w:spacing w:before="0" w:beforeAutospacing="off" w:after="160" w:afterAutospacing="off"/>
        <w:jc w:val="both"/>
      </w:pPr>
      <w:r w:rsidRPr="7221C54F" w:rsidR="2ADC051A">
        <w:rPr>
          <w:rFonts w:ascii="Calibri" w:hAnsi="Calibri" w:eastAsia="Calibri" w:cs="Calibri"/>
          <w:noProof w:val="0"/>
          <w:sz w:val="22"/>
          <w:szCs w:val="22"/>
          <w:lang w:val="de-AT"/>
        </w:rPr>
        <w:t xml:space="preserve">Um die Zustände der Variablen zu beobachten, kann dafür die Funktion der Beobachtungstabelle verwendet werden. Diese wählt man an mit </w:t>
      </w:r>
      <w:r w:rsidRPr="7221C54F" w:rsidR="2ADC051A">
        <w:rPr>
          <w:rFonts w:ascii="Calibri" w:hAnsi="Calibri" w:eastAsia="Calibri" w:cs="Calibri"/>
          <w:b w:val="1"/>
          <w:bCs w:val="1"/>
          <w:noProof w:val="0"/>
          <w:sz w:val="22"/>
          <w:szCs w:val="22"/>
          <w:lang w:val="de-AT"/>
        </w:rPr>
        <w:t>„Neue Beobachtungstabelle“</w:t>
      </w:r>
      <w:r w:rsidRPr="7221C54F" w:rsidR="2ADC051A">
        <w:rPr>
          <w:rFonts w:ascii="Calibri" w:hAnsi="Calibri" w:eastAsia="Calibri" w:cs="Calibri"/>
          <w:noProof w:val="0"/>
          <w:sz w:val="22"/>
          <w:szCs w:val="22"/>
          <w:lang w:val="de-AT"/>
        </w:rPr>
        <w:t xml:space="preserve"> (siehe  Abbildung 10) </w:t>
      </w:r>
    </w:p>
    <w:p w:rsidR="2ADC051A" w:rsidP="7221C54F" w:rsidRDefault="2ADC051A" w14:paraId="30E07175" w14:textId="02740D3C">
      <w:pPr>
        <w:pStyle w:val="Standard"/>
        <w:spacing w:before="0" w:beforeAutospacing="off" w:after="160" w:afterAutospacing="off"/>
        <w:jc w:val="center"/>
      </w:pPr>
      <w:r w:rsidR="2ADC051A">
        <w:drawing>
          <wp:inline wp14:editId="63419281" wp14:anchorId="4A26C440">
            <wp:extent cx="3695700" cy="2105025"/>
            <wp:effectExtent l="0" t="0" r="0" b="0"/>
            <wp:docPr id="1142895588" name="" title=""/>
            <wp:cNvGraphicFramePr>
              <a:graphicFrameLocks noChangeAspect="1"/>
            </wp:cNvGraphicFramePr>
            <a:graphic>
              <a:graphicData uri="http://schemas.openxmlformats.org/drawingml/2006/picture">
                <pic:pic>
                  <pic:nvPicPr>
                    <pic:cNvPr id="0" name=""/>
                    <pic:cNvPicPr/>
                  </pic:nvPicPr>
                  <pic:blipFill>
                    <a:blip r:embed="R3aab94becac6446e">
                      <a:extLst>
                        <a:ext xmlns:a="http://schemas.openxmlformats.org/drawingml/2006/main" uri="{28A0092B-C50C-407E-A947-70E740481C1C}">
                          <a14:useLocalDpi val="0"/>
                        </a:ext>
                      </a:extLst>
                    </a:blip>
                    <a:stretch>
                      <a:fillRect/>
                    </a:stretch>
                  </pic:blipFill>
                  <pic:spPr>
                    <a:xfrm>
                      <a:off x="0" y="0"/>
                      <a:ext cx="3695700" cy="2105025"/>
                    </a:xfrm>
                    <a:prstGeom prst="rect">
                      <a:avLst/>
                    </a:prstGeom>
                  </pic:spPr>
                </pic:pic>
              </a:graphicData>
            </a:graphic>
          </wp:inline>
        </w:drawing>
      </w:r>
    </w:p>
    <w:p w:rsidR="2ADC051A" w:rsidP="7221C54F" w:rsidRDefault="2ADC051A" w14:paraId="113AD316" w14:textId="38F42DEA">
      <w:pPr>
        <w:spacing w:before="0" w:beforeAutospacing="off" w:after="160" w:afterAutospacing="off"/>
        <w:jc w:val="both"/>
        <w:rPr>
          <w:rFonts w:ascii="Calibri" w:hAnsi="Calibri" w:eastAsia="Calibri" w:cs="Calibri"/>
          <w:noProof w:val="0"/>
          <w:sz w:val="22"/>
          <w:szCs w:val="22"/>
          <w:lang w:val="de-AT"/>
        </w:rPr>
      </w:pPr>
      <w:r w:rsidRPr="7221C54F" w:rsidR="2ADC051A">
        <w:rPr>
          <w:rFonts w:ascii="Calibri" w:hAnsi="Calibri" w:eastAsia="Calibri" w:cs="Calibri"/>
          <w:noProof w:val="0"/>
          <w:sz w:val="22"/>
          <w:szCs w:val="22"/>
          <w:lang w:val="de-AT"/>
        </w:rPr>
        <w:t xml:space="preserve">Daraufhin erscheint eine Excel-ähnliche Tabelle, die auch ähnlich wie Excel funktioniert, wo die verwendeten Variablen und deren Zustände aufgelistet werden. Wenn die CPU läuft, so ist die Spalte der Zustände der Ein- und Ausgänge orange markiert, läuft die CPU nicht, so sind jene Felder grau (siehe Abbildung 11 und Abbildung 12). </w:t>
      </w:r>
    </w:p>
    <w:p w:rsidR="2ADC051A" w:rsidP="7221C54F" w:rsidRDefault="2ADC051A" w14:paraId="074A7C09" w14:textId="295E6FE8">
      <w:pPr>
        <w:pStyle w:val="Standard"/>
        <w:spacing w:before="0" w:beforeAutospacing="off" w:after="160" w:afterAutospacing="off"/>
        <w:jc w:val="center"/>
      </w:pPr>
      <w:r w:rsidR="2ADC051A">
        <w:drawing>
          <wp:inline wp14:editId="058323A6" wp14:anchorId="14FEA499">
            <wp:extent cx="3257550" cy="2847975"/>
            <wp:effectExtent l="0" t="0" r="0" b="0"/>
            <wp:docPr id="1916537055" name="" title=""/>
            <wp:cNvGraphicFramePr>
              <a:graphicFrameLocks noChangeAspect="1"/>
            </wp:cNvGraphicFramePr>
            <a:graphic>
              <a:graphicData uri="http://schemas.openxmlformats.org/drawingml/2006/picture">
                <pic:pic>
                  <pic:nvPicPr>
                    <pic:cNvPr id="0" name=""/>
                    <pic:cNvPicPr/>
                  </pic:nvPicPr>
                  <pic:blipFill>
                    <a:blip r:embed="Rc12fcdbbbe00457e">
                      <a:extLst>
                        <a:ext xmlns:a="http://schemas.openxmlformats.org/drawingml/2006/main" uri="{28A0092B-C50C-407E-A947-70E740481C1C}">
                          <a14:useLocalDpi val="0"/>
                        </a:ext>
                      </a:extLst>
                    </a:blip>
                    <a:stretch>
                      <a:fillRect/>
                    </a:stretch>
                  </pic:blipFill>
                  <pic:spPr>
                    <a:xfrm>
                      <a:off x="0" y="0"/>
                      <a:ext cx="3257550" cy="2847975"/>
                    </a:xfrm>
                    <a:prstGeom prst="rect">
                      <a:avLst/>
                    </a:prstGeom>
                  </pic:spPr>
                </pic:pic>
              </a:graphicData>
            </a:graphic>
          </wp:inline>
        </w:drawing>
      </w:r>
    </w:p>
    <w:p w:rsidR="2ADC051A" w:rsidP="7221C54F" w:rsidRDefault="2ADC051A" w14:paraId="48636850" w14:textId="5ACA8545">
      <w:pPr>
        <w:spacing w:before="0" w:beforeAutospacing="off" w:after="160" w:afterAutospacing="off"/>
        <w:jc w:val="both"/>
      </w:pPr>
      <w:r w:rsidRPr="7221C54F" w:rsidR="2ADC051A">
        <w:rPr>
          <w:rFonts w:ascii="Calibri" w:hAnsi="Calibri" w:eastAsia="Calibri" w:cs="Calibri"/>
          <w:noProof w:val="0"/>
          <w:sz w:val="22"/>
          <w:szCs w:val="22"/>
          <w:lang w:val="de-AT"/>
        </w:rPr>
        <w:t xml:space="preserve">In der Beobachtungstabelle können jedoch auch die Zustände der Ein- und Ausgänge händisch umgestellt werden (siehe Abbildung 13). </w:t>
      </w:r>
      <w:r w:rsidRPr="7221C54F" w:rsidR="2ADC051A">
        <w:rPr>
          <w:rFonts w:ascii="Times New Roman" w:hAnsi="Times New Roman" w:eastAsia="Times New Roman" w:cs="Times New Roman"/>
          <w:noProof w:val="0"/>
          <w:sz w:val="24"/>
          <w:szCs w:val="24"/>
          <w:lang w:val="de-AT"/>
        </w:rPr>
        <w:t xml:space="preserve"> </w:t>
      </w:r>
      <w:r w:rsidRPr="7221C54F" w:rsidR="2ADC051A">
        <w:rPr>
          <w:rFonts w:ascii="Calibri" w:hAnsi="Calibri" w:eastAsia="Calibri" w:cs="Calibri"/>
          <w:noProof w:val="0"/>
          <w:sz w:val="22"/>
          <w:szCs w:val="22"/>
          <w:lang w:val="de-AT"/>
        </w:rPr>
        <w:t xml:space="preserve"> </w:t>
      </w:r>
    </w:p>
    <w:p w:rsidR="7221C54F" w:rsidP="7221C54F" w:rsidRDefault="7221C54F" w14:paraId="3590D0A9" w14:textId="1815EFF5">
      <w:pPr>
        <w:pStyle w:val="Standard"/>
      </w:pPr>
    </w:p>
    <w:p xmlns:wp14="http://schemas.microsoft.com/office/word/2010/wordml" w:rsidR="002B4E9C" w:rsidP="52DEFA1D" w:rsidRDefault="002B4E9C" w14:paraId="1B974EA3" wp14:textId="77777777" wp14:noSpellErr="1">
      <w:pPr>
        <w:pStyle w:val="berschrift1"/>
      </w:pPr>
      <w:r w:rsidR="002B4E9C">
        <w:rPr/>
        <w:t>Materialien</w:t>
      </w:r>
    </w:p>
    <w:p w:rsidR="45C52B56" w:rsidP="0F91643D" w:rsidRDefault="45C52B56" w14:paraId="7FCBC121" w14:textId="6C1A5AD4">
      <w:pPr>
        <w:pStyle w:val="berschrift2"/>
      </w:pPr>
      <w:r w:rsidR="45C52B56">
        <w:rPr/>
        <w:t>Maschinen</w:t>
      </w:r>
    </w:p>
    <w:p w:rsidR="45C52B56" w:rsidP="0F91643D" w:rsidRDefault="45C52B56" w14:paraId="73CDE864" w14:textId="0496FC79">
      <w:pPr>
        <w:pStyle w:val="Standard"/>
      </w:pPr>
      <w:r w:rsidR="45C52B56">
        <w:rPr/>
        <w:t>Speicherprogrammierbare Steuerung</w:t>
      </w:r>
    </w:p>
    <w:p xmlns:wp14="http://schemas.microsoft.com/office/word/2010/wordml" w:rsidR="002B4E9C" w:rsidP="52DEFA1D" w:rsidRDefault="002B4E9C" w14:paraId="6679E795" wp14:textId="77777777" wp14:noSpellErr="1">
      <w:pPr>
        <w:pStyle w:val="berschrift1"/>
      </w:pPr>
      <w:r w:rsidR="002B4E9C">
        <w:rPr/>
        <w:t>Werkzeuge, Geräte und Software</w:t>
      </w:r>
    </w:p>
    <w:p w:rsidR="74F4E73C" w:rsidP="0F91643D" w:rsidRDefault="74F4E73C" w14:paraId="3D7B762D" w14:textId="70B50F92">
      <w:pPr>
        <w:pStyle w:val="berschrift2"/>
      </w:pPr>
      <w:r w:rsidR="74F4E73C">
        <w:rPr/>
        <w:t>Werkzeuge</w:t>
      </w:r>
    </w:p>
    <w:p w:rsidR="74F4E73C" w:rsidP="0F91643D" w:rsidRDefault="74F4E73C" w14:paraId="76039A40" w14:textId="185F906A">
      <w:pPr>
        <w:pStyle w:val="Standard"/>
      </w:pPr>
      <w:r w:rsidR="74F4E73C">
        <w:rPr/>
        <w:t>Kugelschreiber</w:t>
      </w:r>
    </w:p>
    <w:p w:rsidR="74F4E73C" w:rsidP="0F91643D" w:rsidRDefault="74F4E73C" w14:paraId="1D56F41B" w14:textId="7F1B67E2">
      <w:pPr>
        <w:pStyle w:val="berschrift2"/>
      </w:pPr>
      <w:r w:rsidR="74F4E73C">
        <w:rPr/>
        <w:t>Geräte (Hardware)</w:t>
      </w:r>
    </w:p>
    <w:p w:rsidR="74F4E73C" w:rsidP="0F91643D" w:rsidRDefault="74F4E73C" w14:paraId="4ED74623" w14:textId="614F92D6">
      <w:pPr>
        <w:pStyle w:val="NoSpacing"/>
      </w:pPr>
      <w:r w:rsidR="74F4E73C">
        <w:rPr/>
        <w:t xml:space="preserve">PC </w:t>
      </w:r>
      <w:r w:rsidR="74F4E73C">
        <w:rPr/>
        <w:t>Elit</w:t>
      </w:r>
      <w:r w:rsidR="74F4E73C">
        <w:rPr/>
        <w:t>eDesk</w:t>
      </w:r>
    </w:p>
    <w:p w:rsidR="74F4E73C" w:rsidP="0F91643D" w:rsidRDefault="74F4E73C" w14:paraId="63ED2AB5" w14:textId="3CEFEFBE">
      <w:pPr>
        <w:pStyle w:val="NoSpacing"/>
      </w:pPr>
      <w:r w:rsidR="74F4E73C">
        <w:rPr/>
        <w:t>Monitor Samsung SyncMaster SA450</w:t>
      </w:r>
    </w:p>
    <w:p w:rsidR="74F4E73C" w:rsidP="0F91643D" w:rsidRDefault="74F4E73C" w14:paraId="271DE57E" w14:textId="723C0233">
      <w:pPr>
        <w:pStyle w:val="NoSpacing"/>
      </w:pPr>
      <w:r w:rsidR="74F4E73C">
        <w:rPr/>
        <w:t>Tastatur HP KBAR211</w:t>
      </w:r>
    </w:p>
    <w:p w:rsidR="74F4E73C" w:rsidP="0F91643D" w:rsidRDefault="74F4E73C" w14:paraId="69586219" w14:textId="58C8A03A">
      <w:pPr>
        <w:pStyle w:val="NoSpacing"/>
      </w:pPr>
      <w:r w:rsidR="74F4E73C">
        <w:rPr/>
        <w:t>Maus MOFYUO</w:t>
      </w:r>
    </w:p>
    <w:p w:rsidR="74F4E73C" w:rsidP="0F91643D" w:rsidRDefault="74F4E73C" w14:paraId="0ACF4886" w14:textId="74351729">
      <w:pPr>
        <w:pStyle w:val="berschrift2"/>
      </w:pPr>
      <w:r w:rsidR="74F4E73C">
        <w:rPr/>
        <w:t>Software</w:t>
      </w:r>
    </w:p>
    <w:p w:rsidR="74F4E73C" w:rsidP="0F91643D" w:rsidRDefault="74F4E73C" w14:paraId="193B163C" w14:textId="6DC2FE32">
      <w:pPr>
        <w:pStyle w:val="NoSpacing"/>
      </w:pPr>
      <w:r w:rsidR="74F4E73C">
        <w:rPr/>
        <w:t>Microsoft Edge</w:t>
      </w:r>
    </w:p>
    <w:p w:rsidR="74F4E73C" w:rsidP="0F91643D" w:rsidRDefault="74F4E73C" w14:paraId="2709339F" w14:textId="0E1D0363">
      <w:pPr>
        <w:pStyle w:val="NoSpacing"/>
      </w:pPr>
      <w:r w:rsidR="74F4E73C">
        <w:rPr/>
        <w:t>Word online</w:t>
      </w:r>
    </w:p>
    <w:p w:rsidR="74F4E73C" w:rsidP="0F91643D" w:rsidRDefault="74F4E73C" w14:paraId="496E4442" w14:textId="12D2056D">
      <w:pPr>
        <w:pStyle w:val="NoSpacing"/>
      </w:pPr>
      <w:r w:rsidR="74F4E73C">
        <w:rPr/>
        <w:t xml:space="preserve">Suchmaschine </w:t>
      </w:r>
      <w:r w:rsidR="74F4E73C">
        <w:rPr/>
        <w:t>Google</w:t>
      </w:r>
    </w:p>
    <w:p w:rsidR="74F4E73C" w:rsidP="0F91643D" w:rsidRDefault="74F4E73C" w14:paraId="55111DBA" w14:textId="39ECE4AB">
      <w:pPr>
        <w:pStyle w:val="NoSpacing"/>
      </w:pPr>
      <w:r w:rsidR="74F4E73C">
        <w:rPr/>
        <w:t>Teams</w:t>
      </w:r>
    </w:p>
    <w:p w:rsidR="74F4E73C" w:rsidP="0F91643D" w:rsidRDefault="74F4E73C" w14:paraId="11819249" w14:textId="24C8D88A">
      <w:pPr>
        <w:pStyle w:val="NoSpacing"/>
      </w:pPr>
      <w:r w:rsidR="21127772">
        <w:rPr/>
        <w:t>Tia Portal V15.1</w:t>
      </w:r>
    </w:p>
    <w:p xmlns:wp14="http://schemas.microsoft.com/office/word/2010/wordml" w:rsidR="002B4E9C" w:rsidP="0F91643D" w:rsidRDefault="002B4E9C" w14:paraId="2A85D3BC" wp14:textId="0AD63599">
      <w:pPr>
        <w:pStyle w:val="berschrift1"/>
      </w:pPr>
      <w:r w:rsidR="002B4E9C">
        <w:rPr/>
        <w:t>Unterlagen</w:t>
      </w:r>
    </w:p>
    <w:p xmlns:wp14="http://schemas.microsoft.com/office/word/2010/wordml" w:rsidR="002B4E9C" w:rsidP="0F91643D" w:rsidRDefault="002B4E9C" w14:paraId="15550C0F" wp14:textId="40615AD7">
      <w:pPr>
        <w:pStyle w:val="Standard"/>
        <w:rPr>
          <w:sz w:val="18"/>
          <w:szCs w:val="18"/>
        </w:rPr>
      </w:pPr>
      <w:r w:rsidRPr="0F91643D" w:rsidR="41E1F371">
        <w:rPr>
          <w:sz w:val="20"/>
          <w:szCs w:val="20"/>
        </w:rPr>
        <w:t xml:space="preserve">Microsoft Teams -&gt; Team “WST_4BHME_DER_23/24” -&gt; Kanal “3 Gr. 3” -&gt; </w:t>
      </w:r>
      <w:r w:rsidRPr="0F91643D" w:rsidR="41E1F371">
        <w:rPr>
          <w:sz w:val="20"/>
          <w:szCs w:val="20"/>
        </w:rPr>
        <w:t>Dateien</w:t>
      </w:r>
      <w:r w:rsidRPr="0F91643D" w:rsidR="41E1F371">
        <w:rPr>
          <w:sz w:val="20"/>
          <w:szCs w:val="20"/>
        </w:rPr>
        <w:t xml:space="preserve"> -&gt; Kursmaterialien</w:t>
      </w:r>
    </w:p>
    <w:p xmlns:wp14="http://schemas.microsoft.com/office/word/2010/wordml" w:rsidR="002B4E9C" w:rsidP="0F91643D" w:rsidRDefault="002B4E9C" w14:paraId="65ABBCCE" wp14:textId="2B708EA3">
      <w:pPr>
        <w:pStyle w:val="NoSpacing"/>
        <w:rPr>
          <w:i w:val="1"/>
          <w:iCs w:val="1"/>
          <w:sz w:val="18"/>
          <w:szCs w:val="18"/>
        </w:rPr>
      </w:pPr>
      <w:r w:rsidRPr="0F91643D" w:rsidR="0F17403C">
        <w:rPr>
          <w:i w:val="1"/>
          <w:iCs w:val="1"/>
          <w:sz w:val="20"/>
          <w:szCs w:val="20"/>
        </w:rPr>
        <w:t xml:space="preserve">Aus diesem Ordner: </w:t>
      </w:r>
    </w:p>
    <w:p xmlns:wp14="http://schemas.microsoft.com/office/word/2010/wordml" w:rsidR="002B4E9C" w:rsidP="0F91643D" w:rsidRDefault="002B4E9C" w14:paraId="7BE3A106" wp14:textId="2E2C7DEB">
      <w:pPr>
        <w:pStyle w:val="NoSpacing"/>
        <w:rPr>
          <w:sz w:val="18"/>
          <w:szCs w:val="18"/>
        </w:rPr>
      </w:pPr>
      <w:r w:rsidRPr="16DE1A90" w:rsidR="0F17403C">
        <w:rPr>
          <w:sz w:val="20"/>
          <w:szCs w:val="20"/>
        </w:rPr>
        <w:t>Aufgabe SPS Grundbegriffe 20230925.pdf</w:t>
      </w:r>
    </w:p>
    <w:p w:rsidR="4A0B3D74" w:rsidP="16DE1A90" w:rsidRDefault="4A0B3D74" w14:paraId="3764FC3A" w14:textId="7E01E02B">
      <w:pPr>
        <w:pStyle w:val="NoSpacing"/>
        <w:suppressLineNumbers w:val="0"/>
        <w:bidi w:val="0"/>
        <w:spacing w:before="0" w:beforeAutospacing="off" w:after="0" w:afterAutospacing="off" w:line="240" w:lineRule="auto"/>
        <w:ind w:left="0" w:right="0"/>
        <w:jc w:val="left"/>
        <w:rPr>
          <w:noProof w:val="0"/>
          <w:sz w:val="20"/>
          <w:szCs w:val="20"/>
          <w:lang w:val="de-AT"/>
        </w:rPr>
      </w:pPr>
      <w:r w:rsidRPr="7221C54F" w:rsidR="4A0B3D74">
        <w:rPr>
          <w:noProof w:val="0"/>
          <w:sz w:val="20"/>
          <w:szCs w:val="20"/>
          <w:lang w:val="de-AT"/>
        </w:rPr>
        <w:t>Einführung in die SPS-Programmierung, Rührwerk 20211105.pdf</w:t>
      </w:r>
    </w:p>
    <w:p w:rsidR="7221C54F" w:rsidP="7221C54F" w:rsidRDefault="7221C54F" w14:paraId="52A88ED2" w14:textId="7BED6CF5">
      <w:pPr>
        <w:pStyle w:val="NoSpacing"/>
        <w:suppressLineNumbers w:val="0"/>
        <w:bidi w:val="0"/>
        <w:spacing w:before="0" w:beforeAutospacing="off" w:after="0" w:afterAutospacing="off" w:line="240" w:lineRule="auto"/>
        <w:ind w:left="0" w:right="0"/>
        <w:jc w:val="left"/>
        <w:rPr>
          <w:noProof w:val="0"/>
          <w:sz w:val="20"/>
          <w:szCs w:val="20"/>
          <w:lang w:val="de-AT"/>
        </w:rPr>
      </w:pPr>
    </w:p>
    <w:p w:rsidR="3A49FE07" w:rsidP="7221C54F" w:rsidRDefault="3A49FE07" w14:paraId="2D5F4AD2" w14:textId="29563EB2">
      <w:pPr>
        <w:pStyle w:val="berschrift1"/>
        <w:bidi w:val="0"/>
        <w:rPr>
          <w:noProof w:val="0"/>
          <w:lang w:val="de-AT"/>
        </w:rPr>
      </w:pPr>
      <w:r w:rsidRPr="7221C54F" w:rsidR="3A49FE07">
        <w:rPr>
          <w:noProof w:val="0"/>
          <w:lang w:val="de-AT"/>
        </w:rPr>
        <w:t>Wichtige Notiz</w:t>
      </w:r>
    </w:p>
    <w:p w:rsidR="3A49FE07" w:rsidP="7221C54F" w:rsidRDefault="3A49FE07" w14:paraId="0C828B93" w14:textId="3804A9E5">
      <w:pPr>
        <w:pStyle w:val="Standard"/>
        <w:bidi w:val="0"/>
        <w:rPr>
          <w:noProof w:val="0"/>
          <w:lang w:val="de-AT"/>
        </w:rPr>
      </w:pPr>
      <w:r w:rsidRPr="7221C54F" w:rsidR="3A49FE07">
        <w:rPr>
          <w:noProof w:val="0"/>
          <w:lang w:val="de-AT"/>
        </w:rPr>
        <w:t xml:space="preserve">Aufgrund meiner Abwesenheit zu dieser Einheit wurden die benötigten </w:t>
      </w:r>
      <w:r w:rsidRPr="7221C54F" w:rsidR="1180D885">
        <w:rPr>
          <w:noProof w:val="0"/>
          <w:lang w:val="de-AT"/>
        </w:rPr>
        <w:t>Informationen,</w:t>
      </w:r>
      <w:r w:rsidRPr="7221C54F" w:rsidR="3A49FE07">
        <w:rPr>
          <w:noProof w:val="0"/>
          <w:lang w:val="de-AT"/>
        </w:rPr>
        <w:t xml:space="preserve"> um den Stoff nachträglich zu verstehen und das Protokoll zu schreiben vom werten Herr Wang mit dessen Einverständnis </w:t>
      </w:r>
      <w:r w:rsidRPr="7221C54F" w:rsidR="303EF78B">
        <w:rPr>
          <w:noProof w:val="0"/>
          <w:lang w:val="de-AT"/>
        </w:rPr>
        <w:t>erworben.</w:t>
      </w:r>
    </w:p>
    <w:p w:rsidR="16DE1A90" w:rsidP="16DE1A90" w:rsidRDefault="16DE1A90" w14:paraId="3BC9E50E" w14:textId="4B126690">
      <w:pPr>
        <w:pStyle w:val="NoSpacing"/>
        <w:rPr>
          <w:sz w:val="20"/>
          <w:szCs w:val="20"/>
        </w:rPr>
      </w:pPr>
    </w:p>
    <w:p xmlns:wp14="http://schemas.microsoft.com/office/word/2010/wordml" w:rsidR="002B4E9C" w:rsidP="16DE1A90" w:rsidRDefault="002B4E9C" w14:paraId="66145101" wp14:textId="45608160">
      <w:pPr>
        <w:pStyle w:val="NoSpacing"/>
        <w:rPr>
          <w:sz w:val="20"/>
          <w:szCs w:val="20"/>
        </w:rPr>
      </w:pPr>
    </w:p>
    <w:sectPr w:rsidR="002B4E9C">
      <w:pgSz w:w="11906" w:h="16838" w:orient="portrait"/>
      <w:pgMar w:top="1417" w:right="1417" w:bottom="1134" w:left="1417" w:header="708" w:footer="708" w:gutter="0"/>
      <w:cols w:space="708"/>
      <w:docGrid w:linePitch="360"/>
      <w:headerReference w:type="default" r:id="Rd2474908c6854c48"/>
      <w:footerReference w:type="default" r:id="R328e8341ac774b9d"/>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F878C3" w:rsidP="002B4E9C" w:rsidRDefault="00F878C3" w14:paraId="02EB378F" wp14:textId="77777777">
      <w:pPr>
        <w:spacing w:after="0" w:line="240" w:lineRule="auto"/>
      </w:pPr>
      <w:r>
        <w:separator/>
      </w:r>
    </w:p>
  </w:endnote>
  <w:endnote w:type="continuationSeparator" w:id="0">
    <w:p xmlns:wp14="http://schemas.microsoft.com/office/word/2010/wordml" w:rsidR="00F878C3" w:rsidP="002B4E9C" w:rsidRDefault="00F878C3" w14:paraId="6A05A809"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p w:rsidR="16DE1A90" w:rsidP="16DE1A90" w:rsidRDefault="16DE1A90" w14:paraId="2A0E2055" w14:textId="6ABAAB89">
    <w:pPr>
      <w:pBdr>
        <w:bottom w:val="single" w:color="000000" w:sz="4" w:space="4"/>
      </w:pBdr>
      <w:bidi w:val="0"/>
    </w:pPr>
  </w:p>
  <w:tbl>
    <w:tblPr>
      <w:tblStyle w:val="NormaleTabelle"/>
      <w:bidiVisual w:val="0"/>
      <w:tblW w:w="0" w:type="auto"/>
      <w:tblLayout w:type="fixed"/>
      <w:tblLook w:val="06A0" w:firstRow="1" w:lastRow="0" w:firstColumn="1" w:lastColumn="0" w:noHBand="1" w:noVBand="1"/>
    </w:tblPr>
    <w:tblGrid>
      <w:gridCol w:w="3020"/>
      <w:gridCol w:w="3020"/>
      <w:gridCol w:w="3020"/>
    </w:tblGrid>
    <w:tr w:rsidR="52DEFA1D" w:rsidTr="16DE1A90" w14:paraId="7D2495A0">
      <w:trPr>
        <w:trHeight w:val="300"/>
      </w:trPr>
      <w:tc>
        <w:tcPr>
          <w:tcW w:w="3020" w:type="dxa"/>
          <w:tcMar/>
        </w:tcPr>
        <w:p w:rsidR="52DEFA1D" w:rsidP="52DEFA1D" w:rsidRDefault="52DEFA1D" w14:paraId="6264B140" w14:textId="32EB6D5B">
          <w:pPr>
            <w:pStyle w:val="Kopfzeile"/>
            <w:bidi w:val="0"/>
            <w:ind w:left="-115"/>
            <w:jc w:val="left"/>
          </w:pPr>
        </w:p>
      </w:tc>
      <w:tc>
        <w:tcPr>
          <w:tcW w:w="3020" w:type="dxa"/>
          <w:tcMar/>
        </w:tcPr>
        <w:p w:rsidR="52DEFA1D" w:rsidP="52DEFA1D" w:rsidRDefault="52DEFA1D" w14:paraId="69DA7F01" w14:textId="7E9E24A1">
          <w:pPr>
            <w:pStyle w:val="Kopfzeile"/>
            <w:bidi w:val="0"/>
            <w:jc w:val="center"/>
          </w:pPr>
          <w:r>
            <w:fldChar w:fldCharType="begin"/>
          </w:r>
          <w:r>
            <w:instrText xml:space="preserve">PAGE</w:instrText>
          </w:r>
          <w:r>
            <w:fldChar w:fldCharType="separate"/>
          </w:r>
          <w:r>
            <w:fldChar w:fldCharType="end"/>
          </w:r>
          <w:r w:rsidR="16DE1A90">
            <w:rPr/>
            <w:t xml:space="preserve"> of </w:t>
          </w:r>
          <w:r>
            <w:fldChar w:fldCharType="begin"/>
          </w:r>
          <w:r>
            <w:instrText xml:space="preserve">NUMPAGES</w:instrText>
          </w:r>
          <w:r>
            <w:fldChar w:fldCharType="separate"/>
          </w:r>
          <w:r>
            <w:fldChar w:fldCharType="end"/>
          </w:r>
        </w:p>
      </w:tc>
      <w:tc>
        <w:tcPr>
          <w:tcW w:w="3020" w:type="dxa"/>
          <w:tcMar/>
        </w:tcPr>
        <w:p w:rsidR="52DEFA1D" w:rsidP="52DEFA1D" w:rsidRDefault="52DEFA1D" w14:paraId="384093C3" w14:textId="52D28091">
          <w:pPr>
            <w:pStyle w:val="Kopfzeile"/>
            <w:bidi w:val="0"/>
            <w:ind w:right="-115"/>
            <w:jc w:val="right"/>
          </w:pPr>
        </w:p>
      </w:tc>
    </w:tr>
  </w:tbl>
  <w:p w:rsidR="52DEFA1D" w:rsidP="52DEFA1D" w:rsidRDefault="52DEFA1D" w14:paraId="0C3007FA" w14:textId="37CF88D6">
    <w:pPr>
      <w:pStyle w:val="Fuzeile"/>
      <w:bidi w:val="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F878C3" w:rsidP="002B4E9C" w:rsidRDefault="00F878C3" w14:paraId="5A39BBE3" wp14:textId="77777777">
      <w:pPr>
        <w:spacing w:after="0" w:line="240" w:lineRule="auto"/>
      </w:pPr>
      <w:r>
        <w:separator/>
      </w:r>
    </w:p>
  </w:footnote>
  <w:footnote w:type="continuationSeparator" w:id="0">
    <w:p xmlns:wp14="http://schemas.microsoft.com/office/word/2010/wordml" w:rsidR="00F878C3" w:rsidP="002B4E9C" w:rsidRDefault="00F878C3" w14:paraId="41C8F396" wp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NormaleTabelle"/>
      <w:bidiVisual w:val="0"/>
      <w:tblW w:w="0" w:type="auto"/>
      <w:tblLayout w:type="fixed"/>
      <w:tblLook w:val="06A0" w:firstRow="1" w:lastRow="0" w:firstColumn="1" w:lastColumn="0" w:noHBand="1" w:noVBand="1"/>
    </w:tblPr>
    <w:tblGrid>
      <w:gridCol w:w="3020"/>
      <w:gridCol w:w="3020"/>
      <w:gridCol w:w="3020"/>
    </w:tblGrid>
    <w:tr w:rsidR="52DEFA1D" w:rsidTr="7221C54F" w14:paraId="3337ED8A">
      <w:trPr>
        <w:trHeight w:val="300"/>
      </w:trPr>
      <w:tc>
        <w:tcPr>
          <w:tcW w:w="3020" w:type="dxa"/>
          <w:tcMar/>
        </w:tcPr>
        <w:p w:rsidR="52DEFA1D" w:rsidRDefault="52DEFA1D" w14:paraId="39728732" w14:textId="1371C768">
          <w:r w:rsidR="52DEFA1D">
            <w:rPr/>
            <w:t>4BHME | Gruppe 4</w:t>
          </w:r>
        </w:p>
      </w:tc>
      <w:tc>
        <w:tcPr>
          <w:tcW w:w="3020" w:type="dxa"/>
          <w:tcMar/>
        </w:tcPr>
        <w:p w:rsidR="52DEFA1D" w:rsidP="52DEFA1D" w:rsidRDefault="52DEFA1D" w14:paraId="5DB6FF57" w14:textId="187D666D">
          <w:pPr>
            <w:jc w:val="center"/>
          </w:pPr>
          <w:r w:rsidR="7221C54F">
            <w:rPr/>
            <w:t>30</w:t>
          </w:r>
          <w:r w:rsidR="7221C54F">
            <w:rPr/>
            <w:t>.4.2024</w:t>
          </w:r>
        </w:p>
      </w:tc>
      <w:tc>
        <w:tcPr>
          <w:tcW w:w="3020" w:type="dxa"/>
          <w:tcMar/>
        </w:tcPr>
        <w:p w:rsidR="52DEFA1D" w:rsidP="52DEFA1D" w:rsidRDefault="52DEFA1D" w14:paraId="07F59DB8" w14:textId="1BC938D5">
          <w:pPr>
            <w:jc w:val="right"/>
          </w:pPr>
          <w:r w:rsidR="52DEFA1D">
            <w:rPr/>
            <w:t xml:space="preserve">Jan </w:t>
          </w:r>
          <w:r w:rsidR="52DEFA1D">
            <w:rPr/>
            <w:t>Traußnigg</w:t>
          </w:r>
        </w:p>
      </w:tc>
    </w:tr>
  </w:tbl>
  <w:p w:rsidR="52DEFA1D" w:rsidP="16DE1A90" w:rsidRDefault="52DEFA1D" w14:paraId="01B5C56C" w14:textId="60B9157D">
    <w:pPr>
      <w:pStyle w:val="Kopfzeile"/>
      <w:pBdr>
        <w:top w:val="single" w:color="000000" w:sz="4" w:space="4"/>
      </w:pBdr>
      <w:bidi w:val="0"/>
    </w:pPr>
  </w:p>
</w:hdr>
</file>

<file path=word/intelligence2.xml><?xml version="1.0" encoding="utf-8"?>
<int2:intelligence xmlns:int2="http://schemas.microsoft.com/office/intelligence/2020/intelligence">
  <int2:observations>
    <int2:textHash int2:hashCode="Fr82uCZRozA1PC" int2:id="GywKgP9t">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54">
    <w:nsid w:val="350c8646"/>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53">
    <w:nsid w:val="636deb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6ff2c3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7055bb8d"/>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50">
    <w:nsid w:val="2e43fd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10cc2f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2b70a0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301aed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38f29be1"/>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45">
    <w:nsid w:val="45140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73e04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765752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6808ca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5a457f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7467c1d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275404d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9aeda2"/>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36005c80"/>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acf8ce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6a468a0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740b0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7bd9b1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3498d7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49f2e7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3981d53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6f8a5d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6b697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6774b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aee48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786b14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908b6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159c425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229cf6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c7615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313cd2"/>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2fda03ee"/>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98fba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cc5d6b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3e3f36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6c4c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2500e3b5"/>
    <w:multiLevelType xmlns:w="http://schemas.openxmlformats.org/wordprocessingml/2006/main" w:val="hybridMultilevel"/>
    <w:lvl xmlns:w="http://schemas.openxmlformats.org/wordprocessingml/2006/main" w:ilvl="0">
      <w:start w:val="1"/>
      <w:numFmt w:val="decimal"/>
      <w:pStyle w:val="Heading4"/>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4b8ab6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25173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94cb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47822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e7862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9a8b1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eccc761"/>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355134a8"/>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aea7b3c"/>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53ca00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29c3fe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fab7f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cb20e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005258E"/>
    <w:multiLevelType w:val="hybridMultilevel"/>
    <w:tmpl w:val="0F88286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people.xml><?xml version="1.0" encoding="utf-8"?>
<w15:people xmlns:mc="http://schemas.openxmlformats.org/markup-compatibility/2006" xmlns:w15="http://schemas.microsoft.com/office/word/2012/wordml" mc:Ignorable="w15"/>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89"/>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E9C"/>
    <w:rsid w:val="001ECA5A"/>
    <w:rsid w:val="002B4E9C"/>
    <w:rsid w:val="005DCE97"/>
    <w:rsid w:val="009911E9"/>
    <w:rsid w:val="00A97938"/>
    <w:rsid w:val="00F878C3"/>
    <w:rsid w:val="014B144B"/>
    <w:rsid w:val="01AFE821"/>
    <w:rsid w:val="0204A498"/>
    <w:rsid w:val="02095801"/>
    <w:rsid w:val="028EF74E"/>
    <w:rsid w:val="0337541B"/>
    <w:rsid w:val="036CC0F2"/>
    <w:rsid w:val="03C15489"/>
    <w:rsid w:val="05F0F3B7"/>
    <w:rsid w:val="05F466C0"/>
    <w:rsid w:val="07D1CD74"/>
    <w:rsid w:val="08134845"/>
    <w:rsid w:val="08403215"/>
    <w:rsid w:val="0868BCA3"/>
    <w:rsid w:val="08BC0C4A"/>
    <w:rsid w:val="09A38B99"/>
    <w:rsid w:val="09A7A4D0"/>
    <w:rsid w:val="0AE75934"/>
    <w:rsid w:val="0AEE1295"/>
    <w:rsid w:val="0CA2FDD8"/>
    <w:rsid w:val="0D6836CF"/>
    <w:rsid w:val="0E52ED52"/>
    <w:rsid w:val="0F17403C"/>
    <w:rsid w:val="0F91643D"/>
    <w:rsid w:val="0FCEC735"/>
    <w:rsid w:val="11069010"/>
    <w:rsid w:val="1180D885"/>
    <w:rsid w:val="11C1446F"/>
    <w:rsid w:val="11E47BB2"/>
    <w:rsid w:val="12C71192"/>
    <w:rsid w:val="12D664E3"/>
    <w:rsid w:val="13489CDF"/>
    <w:rsid w:val="13F897D3"/>
    <w:rsid w:val="1407F621"/>
    <w:rsid w:val="1476A7AF"/>
    <w:rsid w:val="14F996D8"/>
    <w:rsid w:val="161D55A3"/>
    <w:rsid w:val="16B69DA5"/>
    <w:rsid w:val="16DE1A90"/>
    <w:rsid w:val="17EDB3B7"/>
    <w:rsid w:val="181C0E02"/>
    <w:rsid w:val="18831EB2"/>
    <w:rsid w:val="196957E5"/>
    <w:rsid w:val="19743780"/>
    <w:rsid w:val="1C6725A7"/>
    <w:rsid w:val="1EB0AAA1"/>
    <w:rsid w:val="1F345797"/>
    <w:rsid w:val="1F7A9B40"/>
    <w:rsid w:val="1F80E379"/>
    <w:rsid w:val="21127772"/>
    <w:rsid w:val="214DD4A9"/>
    <w:rsid w:val="214EFBCD"/>
    <w:rsid w:val="21651C63"/>
    <w:rsid w:val="21816F82"/>
    <w:rsid w:val="21BC4871"/>
    <w:rsid w:val="228329F4"/>
    <w:rsid w:val="235B8524"/>
    <w:rsid w:val="24183BBF"/>
    <w:rsid w:val="2473A31C"/>
    <w:rsid w:val="248F62E3"/>
    <w:rsid w:val="25E46E39"/>
    <w:rsid w:val="2632089A"/>
    <w:rsid w:val="26C64A1F"/>
    <w:rsid w:val="27A2E719"/>
    <w:rsid w:val="27CBB2C7"/>
    <w:rsid w:val="28B69A9C"/>
    <w:rsid w:val="28C73422"/>
    <w:rsid w:val="28FF6B89"/>
    <w:rsid w:val="290CCC62"/>
    <w:rsid w:val="291B3640"/>
    <w:rsid w:val="2961EF0A"/>
    <w:rsid w:val="299BA7D6"/>
    <w:rsid w:val="2A1B88B2"/>
    <w:rsid w:val="2A5630B1"/>
    <w:rsid w:val="2AC72FD6"/>
    <w:rsid w:val="2ADC051A"/>
    <w:rsid w:val="2B0A1139"/>
    <w:rsid w:val="2B156093"/>
    <w:rsid w:val="2B1E4FDA"/>
    <w:rsid w:val="2B233996"/>
    <w:rsid w:val="2B387EEE"/>
    <w:rsid w:val="2B71C014"/>
    <w:rsid w:val="2E42629B"/>
    <w:rsid w:val="2E7307D9"/>
    <w:rsid w:val="2FF78C1E"/>
    <w:rsid w:val="300C7387"/>
    <w:rsid w:val="303EF78B"/>
    <w:rsid w:val="30B6C006"/>
    <w:rsid w:val="32231FF3"/>
    <w:rsid w:val="32559057"/>
    <w:rsid w:val="32597019"/>
    <w:rsid w:val="336DFE0C"/>
    <w:rsid w:val="33749EF9"/>
    <w:rsid w:val="33BDEB8D"/>
    <w:rsid w:val="34955D1C"/>
    <w:rsid w:val="35BCDF6D"/>
    <w:rsid w:val="35C41500"/>
    <w:rsid w:val="361D2AED"/>
    <w:rsid w:val="36416C07"/>
    <w:rsid w:val="36569D38"/>
    <w:rsid w:val="3731F8B5"/>
    <w:rsid w:val="374378E8"/>
    <w:rsid w:val="37C5A386"/>
    <w:rsid w:val="392ADDB2"/>
    <w:rsid w:val="3A49FE07"/>
    <w:rsid w:val="3B2914A1"/>
    <w:rsid w:val="3B96B0FC"/>
    <w:rsid w:val="3BB45480"/>
    <w:rsid w:val="3BD3A300"/>
    <w:rsid w:val="3C0BCF57"/>
    <w:rsid w:val="3C2EF52D"/>
    <w:rsid w:val="3C43B082"/>
    <w:rsid w:val="3CC87505"/>
    <w:rsid w:val="3DCAC58E"/>
    <w:rsid w:val="3EEAD31B"/>
    <w:rsid w:val="40D8FF3B"/>
    <w:rsid w:val="41E1F371"/>
    <w:rsid w:val="4305A496"/>
    <w:rsid w:val="432C10DE"/>
    <w:rsid w:val="43A4E02D"/>
    <w:rsid w:val="43FE9D9D"/>
    <w:rsid w:val="44DF081C"/>
    <w:rsid w:val="44E34370"/>
    <w:rsid w:val="45AC481B"/>
    <w:rsid w:val="45C52B56"/>
    <w:rsid w:val="4635D15C"/>
    <w:rsid w:val="46C6C62A"/>
    <w:rsid w:val="46E5CC50"/>
    <w:rsid w:val="46FEF4AD"/>
    <w:rsid w:val="472C435D"/>
    <w:rsid w:val="4754045E"/>
    <w:rsid w:val="4776E9D2"/>
    <w:rsid w:val="48BA58F0"/>
    <w:rsid w:val="48EC8969"/>
    <w:rsid w:val="49982E64"/>
    <w:rsid w:val="4A0472C1"/>
    <w:rsid w:val="4A0B3D74"/>
    <w:rsid w:val="4A6D77BA"/>
    <w:rsid w:val="4AED1095"/>
    <w:rsid w:val="4C1FBD28"/>
    <w:rsid w:val="4D5D439A"/>
    <w:rsid w:val="4E336A82"/>
    <w:rsid w:val="4E4E54DA"/>
    <w:rsid w:val="4F0A0692"/>
    <w:rsid w:val="4F2A0498"/>
    <w:rsid w:val="4F2BE4C8"/>
    <w:rsid w:val="4F607C71"/>
    <w:rsid w:val="4FDCB3A2"/>
    <w:rsid w:val="50548013"/>
    <w:rsid w:val="50EF4421"/>
    <w:rsid w:val="51152431"/>
    <w:rsid w:val="517A2FDD"/>
    <w:rsid w:val="52D879EB"/>
    <w:rsid w:val="52DEFA1D"/>
    <w:rsid w:val="53446E7C"/>
    <w:rsid w:val="538EF511"/>
    <w:rsid w:val="54524BBF"/>
    <w:rsid w:val="55CBE440"/>
    <w:rsid w:val="564DA548"/>
    <w:rsid w:val="576FD231"/>
    <w:rsid w:val="57B85E8B"/>
    <w:rsid w:val="59CD13C4"/>
    <w:rsid w:val="5A933452"/>
    <w:rsid w:val="5AA772F3"/>
    <w:rsid w:val="5B24A6E7"/>
    <w:rsid w:val="5C27596B"/>
    <w:rsid w:val="5C75BEC7"/>
    <w:rsid w:val="5C7BF79A"/>
    <w:rsid w:val="5CDDD2EF"/>
    <w:rsid w:val="5D6B319E"/>
    <w:rsid w:val="5D7AB4CA"/>
    <w:rsid w:val="5ECA663E"/>
    <w:rsid w:val="5F21AD69"/>
    <w:rsid w:val="5F756633"/>
    <w:rsid w:val="603FE31F"/>
    <w:rsid w:val="6049293C"/>
    <w:rsid w:val="606102BC"/>
    <w:rsid w:val="60CB9DBC"/>
    <w:rsid w:val="60CC4607"/>
    <w:rsid w:val="60E10AB9"/>
    <w:rsid w:val="60F2EEAF"/>
    <w:rsid w:val="610275D6"/>
    <w:rsid w:val="61969553"/>
    <w:rsid w:val="62B38B8F"/>
    <w:rsid w:val="63018C7E"/>
    <w:rsid w:val="64DDD7B1"/>
    <w:rsid w:val="64ED8495"/>
    <w:rsid w:val="64F02B33"/>
    <w:rsid w:val="655415C8"/>
    <w:rsid w:val="65B51354"/>
    <w:rsid w:val="66D0DA2F"/>
    <w:rsid w:val="67ADD411"/>
    <w:rsid w:val="67BB420D"/>
    <w:rsid w:val="688458C2"/>
    <w:rsid w:val="689CA96E"/>
    <w:rsid w:val="6A014AAE"/>
    <w:rsid w:val="6A613CF6"/>
    <w:rsid w:val="6ADEB63D"/>
    <w:rsid w:val="6B9D1B0F"/>
    <w:rsid w:val="6C4686FB"/>
    <w:rsid w:val="6D22B528"/>
    <w:rsid w:val="6D37EC0E"/>
    <w:rsid w:val="6D7AB834"/>
    <w:rsid w:val="6DA08FE8"/>
    <w:rsid w:val="6E5B79BA"/>
    <w:rsid w:val="6E764E46"/>
    <w:rsid w:val="7221C54F"/>
    <w:rsid w:val="722FAC7D"/>
    <w:rsid w:val="738C517D"/>
    <w:rsid w:val="73CB55E4"/>
    <w:rsid w:val="73EBF4F3"/>
    <w:rsid w:val="74A0F667"/>
    <w:rsid w:val="74F4E73C"/>
    <w:rsid w:val="758EC617"/>
    <w:rsid w:val="75B3A353"/>
    <w:rsid w:val="75B93747"/>
    <w:rsid w:val="78527845"/>
    <w:rsid w:val="788BD5A1"/>
    <w:rsid w:val="78CD8A5B"/>
    <w:rsid w:val="7981233C"/>
    <w:rsid w:val="7A914511"/>
    <w:rsid w:val="7ADBAFB5"/>
    <w:rsid w:val="7B80B313"/>
    <w:rsid w:val="7BE89CFA"/>
    <w:rsid w:val="7C160DB4"/>
    <w:rsid w:val="7C4120EC"/>
    <w:rsid w:val="7CDE30ED"/>
    <w:rsid w:val="7D61B57D"/>
    <w:rsid w:val="7F774BC2"/>
    <w:rsid w:val="7FE07768"/>
    <w:rsid w:val="7FEC5C5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7D93E"/>
  <w15:chartTrackingRefBased/>
  <w15:docId w15:val="{8194DA61-E5D8-49D2-9593-5615B64DED0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Standard" w:default="1">
    <w:name w:val="Normal"/>
    <w:qFormat/>
  </w:style>
  <w:style w:type="paragraph" w:styleId="berschrift1">
    <w:uiPriority w:val="9"/>
    <w:name w:val="heading 1"/>
    <w:basedOn w:val="Standard"/>
    <w:next w:val="Standard"/>
    <w:link w:val="berschrift1Zchn"/>
    <w:qFormat/>
    <w:rsid w:val="52DEFA1D"/>
    <w:rPr>
      <w:rFonts w:ascii="Calibri Light" w:hAnsi="Calibri Light" w:eastAsia="" w:cs="" w:asciiTheme="majorAscii" w:hAnsiTheme="majorAscii" w:eastAsiaTheme="majorEastAsia" w:cstheme="majorBidi"/>
      <w:b w:val="1"/>
      <w:bCs w:val="1"/>
      <w:color w:val="538135" w:themeColor="accent6" w:themeTint="FF" w:themeShade="BF"/>
      <w:sz w:val="32"/>
      <w:szCs w:val="32"/>
      <w:lang w:val="de-AT" w:eastAsia="en-US" w:bidi="ar-SA"/>
    </w:rPr>
    <w:pPr>
      <w:keepNext w:val="1"/>
      <w:keepLines w:val="1"/>
      <w:spacing w:before="240" w:after="0" w:line="259" w:lineRule="auto"/>
      <w:outlineLvl w:val="0"/>
    </w:pPr>
  </w:style>
  <w:style w:type="paragraph" w:styleId="berschrift2">
    <w:uiPriority w:val="9"/>
    <w:name w:val="heading 2"/>
    <w:basedOn w:val="Standard"/>
    <w:next w:val="Standard"/>
    <w:unhideWhenUsed/>
    <w:link w:val="berschrift2Zchn"/>
    <w:qFormat/>
    <w:rsid w:val="52DEFA1D"/>
    <w:rPr>
      <w:rFonts w:ascii="Calibri Light" w:hAnsi="Calibri Light" w:eastAsia="" w:cs="" w:asciiTheme="majorAscii" w:hAnsiTheme="majorAscii" w:eastAsiaTheme="majorEastAsia" w:cstheme="majorBidi"/>
      <w:b w:val="1"/>
      <w:bCs w:val="1"/>
      <w:noProof w:val="0"/>
      <w:color w:val="70AD47" w:themeColor="accent6" w:themeTint="FF" w:themeShade="FF"/>
      <w:sz w:val="26"/>
      <w:szCs w:val="26"/>
      <w:lang w:val="de-AT" w:eastAsia="en-US" w:bidi="ar-SA"/>
    </w:rPr>
    <w:pPr>
      <w:keepNext w:val="1"/>
      <w:keepLines w:val="1"/>
      <w:spacing w:before="40" w:after="0" w:line="259" w:lineRule="auto"/>
      <w:outlineLvl w:val="1"/>
    </w:pPr>
  </w:style>
  <w:style w:type="paragraph" w:styleId="berschrift3">
    <w:uiPriority w:val="9"/>
    <w:name w:val="heading 3"/>
    <w:basedOn w:val="Standard"/>
    <w:next w:val="Standard"/>
    <w:unhideWhenUsed/>
    <w:link w:val="berschrift3Zchn"/>
    <w:qFormat/>
    <w:rsid w:val="0F91643D"/>
    <w:rPr>
      <w:rFonts w:ascii="Calibri Light" w:hAnsi="Calibri Light" w:eastAsia="" w:cs="" w:asciiTheme="majorAscii" w:hAnsiTheme="majorAscii" w:eastAsiaTheme="majorEastAsia" w:cstheme="majorBidi"/>
      <w:b w:val="1"/>
      <w:bCs w:val="1"/>
      <w:noProof w:val="0"/>
      <w:color w:val="385623" w:themeColor="accent6" w:themeTint="FF" w:themeShade="80"/>
      <w:sz w:val="24"/>
      <w:szCs w:val="24"/>
      <w:lang w:val="de-AT" w:eastAsia="en-US" w:bidi="ar-SA"/>
    </w:rPr>
    <w:pPr>
      <w:keepNext w:val="1"/>
      <w:keepLines w:val="1"/>
      <w:spacing w:before="40" w:after="0" w:line="259" w:lineRule="auto"/>
      <w:outlineLvl w:val="2"/>
    </w:p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paragraph" w:styleId="Listenabsatz">
    <w:name w:val="List Paragraph"/>
    <w:basedOn w:val="Standard"/>
    <w:uiPriority w:val="34"/>
    <w:qFormat/>
    <w:rsid w:val="002B4E9C"/>
    <w:pPr>
      <w:ind w:left="720"/>
      <w:contextualSpacing/>
    </w:pPr>
  </w:style>
  <w:style w:type="character" w:styleId="berschrift2Zchn" w:customStyle="true">
    <w:uiPriority w:val="9"/>
    <w:name w:val="Überschrift 2 Zchn"/>
    <w:basedOn w:val="Absatz-Standardschriftart"/>
    <w:link w:val="berschrift2"/>
    <w:rsid w:val="52DEFA1D"/>
    <w:rPr>
      <w:rFonts w:ascii="Calibri Light" w:hAnsi="Calibri Light" w:eastAsia="" w:cs="" w:asciiTheme="majorAscii" w:hAnsiTheme="majorAscii" w:eastAsiaTheme="majorEastAsia" w:cstheme="majorBidi"/>
      <w:b w:val="1"/>
      <w:bCs w:val="1"/>
      <w:noProof w:val="0"/>
      <w:color w:val="70AD47" w:themeColor="accent6" w:themeTint="FF" w:themeShade="FF"/>
      <w:sz w:val="26"/>
      <w:szCs w:val="26"/>
      <w:lang w:val="de-AT" w:eastAsia="en-US" w:bidi="ar-SA"/>
    </w:rPr>
  </w:style>
  <w:style w:type="character" w:styleId="berschrift3Zchn" w:customStyle="true">
    <w:uiPriority w:val="9"/>
    <w:name w:val="Überschrift 3 Zchn"/>
    <w:basedOn w:val="Absatz-Standardschriftart"/>
    <w:link w:val="berschrift3"/>
    <w:rsid w:val="0F91643D"/>
    <w:rPr>
      <w:rFonts w:ascii="Calibri Light" w:hAnsi="Calibri Light" w:eastAsia="" w:cs="" w:asciiTheme="majorAscii" w:hAnsiTheme="majorAscii" w:eastAsiaTheme="majorEastAsia" w:cstheme="majorBidi"/>
      <w:b w:val="1"/>
      <w:bCs w:val="1"/>
      <w:noProof w:val="0"/>
      <w:color w:val="385623" w:themeColor="accent6" w:themeTint="FF" w:themeShade="80"/>
      <w:sz w:val="24"/>
      <w:szCs w:val="24"/>
      <w:lang w:val="de-AT" w:eastAsia="en-US" w:bidi="ar-SA"/>
    </w:rPr>
  </w:style>
  <w:style w:type="character" w:styleId="berschrift1Zchn" w:customStyle="true">
    <w:uiPriority w:val="9"/>
    <w:name w:val="Überschrift 1 Zchn"/>
    <w:basedOn w:val="Absatz-Standardschriftart"/>
    <w:link w:val="berschrift1"/>
    <w:rsid w:val="52DEFA1D"/>
    <w:rPr>
      <w:rFonts w:ascii="Calibri Light" w:hAnsi="Calibri Light" w:eastAsia="" w:cs="" w:asciiTheme="majorAscii" w:hAnsiTheme="majorAscii" w:eastAsiaTheme="majorEastAsia" w:cstheme="majorBidi"/>
      <w:b w:val="1"/>
      <w:bCs w:val="1"/>
      <w:color w:val="538135" w:themeColor="accent6" w:themeTint="FF" w:themeShade="BF"/>
      <w:sz w:val="32"/>
      <w:szCs w:val="32"/>
      <w:lang w:val="de-AT" w:eastAsia="en-US" w:bidi="ar-SA"/>
    </w:rPr>
  </w:style>
  <w:style w:type="paragraph" w:styleId="Kopfzeile">
    <w:name w:val="header"/>
    <w:basedOn w:val="Standard"/>
    <w:link w:val="KopfzeileZchn"/>
    <w:uiPriority w:val="99"/>
    <w:unhideWhenUsed/>
    <w:rsid w:val="002B4E9C"/>
    <w:pPr>
      <w:tabs>
        <w:tab w:val="center" w:pos="4536"/>
        <w:tab w:val="right" w:pos="9072"/>
      </w:tabs>
      <w:spacing w:after="0" w:line="240" w:lineRule="auto"/>
    </w:pPr>
  </w:style>
  <w:style w:type="character" w:styleId="KopfzeileZchn" w:customStyle="1">
    <w:name w:val="Kopfzeile Zchn"/>
    <w:basedOn w:val="Absatz-Standardschriftart"/>
    <w:link w:val="Kopfzeile"/>
    <w:uiPriority w:val="99"/>
    <w:rsid w:val="002B4E9C"/>
  </w:style>
  <w:style w:type="paragraph" w:styleId="Fuzeile">
    <w:name w:val="footer"/>
    <w:basedOn w:val="Standard"/>
    <w:link w:val="FuzeileZchn"/>
    <w:uiPriority w:val="99"/>
    <w:unhideWhenUsed/>
    <w:rsid w:val="002B4E9C"/>
    <w:pPr>
      <w:tabs>
        <w:tab w:val="center" w:pos="4536"/>
        <w:tab w:val="right" w:pos="9072"/>
      </w:tabs>
      <w:spacing w:after="0" w:line="240" w:lineRule="auto"/>
    </w:pPr>
  </w:style>
  <w:style w:type="character" w:styleId="FuzeileZchn" w:customStyle="1">
    <w:name w:val="Fußzeile Zchn"/>
    <w:basedOn w:val="Absatz-Standardschriftart"/>
    <w:link w:val="Fuzeile"/>
    <w:uiPriority w:val="99"/>
    <w:rsid w:val="002B4E9C"/>
  </w:style>
  <w:style xmlns:w="http://schemas.openxmlformats.org/wordprocessingml/2006/main" w:type="table" w:styleId="TableGrid">
    <w:name xmlns:w="http://schemas.openxmlformats.org/wordprocessingml/2006/main" w:val="Table Grid"/>
    <w:basedOn xmlns:w="http://schemas.openxmlformats.org/wordprocessingml/2006/main" w:val="NormaleTabelle"/>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Heading4">
    <w:uiPriority w:val="9"/>
    <w:name w:val="heading 4"/>
    <w:basedOn w:val="Standard"/>
    <w:next w:val="Standard"/>
    <w:unhideWhenUsed/>
    <w:link w:val="Heading4Char"/>
    <w:qFormat/>
    <w:rsid w:val="0F91643D"/>
    <w:rPr>
      <w:rFonts w:ascii="Calibri Light" w:hAnsi="Calibri Light" w:eastAsia="" w:cs="" w:asciiTheme="majorAscii" w:hAnsiTheme="majorAscii" w:eastAsiaTheme="majorEastAsia" w:cstheme="majorBidi"/>
      <w:b w:val="1"/>
      <w:bCs w:val="1"/>
      <w:i w:val="0"/>
      <w:iCs w:val="0"/>
      <w:noProof w:val="0"/>
      <w:color w:val="538135" w:themeColor="accent6" w:themeTint="FF" w:themeShade="BF"/>
      <w:sz w:val="22"/>
      <w:szCs w:val="22"/>
      <w:lang w:val="de-AT" w:eastAsia="en-US" w:bidi="ar-SA"/>
    </w:rPr>
    <w:pPr>
      <w:keepNext w:val="1"/>
      <w:keepLines w:val="1"/>
      <w:numPr>
        <w:ilvl w:val="0"/>
        <w:numId w:val="15"/>
      </w:numPr>
      <w:spacing w:before="40" w:after="0" w:line="259" w:lineRule="auto"/>
      <w:ind w:left="720" w:hanging="360"/>
      <w:outlineLvl w:val="3"/>
    </w:pPr>
  </w:style>
  <w:style w:type="character" w:styleId="Heading4Char" w:customStyle="true">
    <w:uiPriority w:val="9"/>
    <w:name w:val="Heading 4 Char"/>
    <w:basedOn w:val="Absatz-Standardschriftart"/>
    <w:link w:val="Heading4"/>
    <w:rsid w:val="0F91643D"/>
    <w:rPr>
      <w:rFonts w:ascii="Calibri Light" w:hAnsi="Calibri Light" w:eastAsia="" w:cs="" w:asciiTheme="majorAscii" w:hAnsiTheme="majorAscii" w:eastAsiaTheme="majorEastAsia" w:cstheme="majorBidi"/>
      <w:b w:val="1"/>
      <w:bCs w:val="1"/>
      <w:i w:val="0"/>
      <w:iCs w:val="0"/>
      <w:noProof w:val="0"/>
      <w:color w:val="538135" w:themeColor="accent6" w:themeTint="FF" w:themeShade="BF"/>
      <w:sz w:val="22"/>
      <w:szCs w:val="22"/>
      <w:lang w:val="de-AT" w:eastAsia="en-US" w:bidi="ar-SA"/>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noteReference" mc:Ignorable="w14">
    <w:basedOn xmlns:w="http://schemas.openxmlformats.org/wordprocessingml/2006/main" w:val="Absatz-Standardschriftart"/>
    <w:name xmlns:w="http://schemas.openxmlformats.org/wordprocessingml/2006/main" w:val="foot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QuoteChar" w:customStyle="1" mc:Ignorable="w14">
    <w:name xmlns:w="http://schemas.openxmlformats.org/wordprocessingml/2006/main" w:val="Quote Char"/>
    <w:basedOn xmlns:w="http://schemas.openxmlformats.org/wordprocessingml/2006/main" w:val="Absatz-Standardschriftart"/>
    <w:link xmlns:w="http://schemas.openxmlformats.org/wordprocessingml/2006/main" w:val="Quote"/>
    <w:uiPriority xmlns:w="http://schemas.openxmlformats.org/wordprocessingml/2006/main" w:val="29"/>
    <w:rPr xmlns:w="http://schemas.openxmlformats.org/wordprocessingml/2006/main">
      <w:i/>
      <w:iCs/>
      <w:color w:val="404040" w:themeColor="text1" w:themeTint="BF"/>
    </w:rPr>
  </w:style>
  <w:style xmlns:w14="http://schemas.microsoft.com/office/word/2010/wordml" xmlns:mc="http://schemas.openxmlformats.org/markup-compatibility/2006" xmlns:w="http://schemas.openxmlformats.org/wordprocessingml/2006/main" w:type="paragraph" w:styleId="Quote" mc:Ignorable="w14">
    <w:name xmlns:w="http://schemas.openxmlformats.org/wordprocessingml/2006/main" w:val="Quote"/>
    <w:basedOn xmlns:w="http://schemas.openxmlformats.org/wordprocessingml/2006/main" w:val="Standard"/>
    <w:next xmlns:w="http://schemas.openxmlformats.org/wordprocessingml/2006/main" w:val="Standard"/>
    <w:link xmlns:w="http://schemas.openxmlformats.org/wordprocessingml/2006/main" w:val="QuoteChar"/>
    <w:uiPriority xmlns:w="http://schemas.openxmlformats.org/wordprocessingml/2006/main" w:val="29"/>
    <w:qFormat xmlns:w="http://schemas.openxmlformats.org/wordprocessingml/2006/main"/>
    <w:pPr xmlns:w="http://schemas.openxmlformats.org/wordprocessingml/2006/main">
      <w:spacing xmlns:w="http://schemas.openxmlformats.org/wordprocessingml/2006/main" w:before="200"/>
      <w:ind xmlns:w="http://schemas.openxmlformats.org/wordprocessingml/2006/main" w:left="864" w:right="864"/>
      <w:jc xmlns:w="http://schemas.openxmlformats.org/wordprocessingml/2006/main" w:val="center"/>
    </w:pPr>
    <w:rPr xmlns:w="http://schemas.openxmlformats.org/wordprocessingml/2006/main">
      <w:i/>
      <w:iCs/>
      <w:color w:val="404040" w:themeColor="text1" w:themeTint="BF"/>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Absatz-Standardschriftar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microsoft.com/office/2011/relationships/people" Target="people.xml" Id="rId8" /><Relationship Type="http://schemas.openxmlformats.org/officeDocument/2006/relationships/settings" Target="settings.xml" Id="rId3" /><Relationship Type="http://schemas.openxmlformats.org/officeDocument/2006/relationships/fontTable" Target="fontTable.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header" Target="header.xml" Id="Rd2474908c6854c48" /><Relationship Type="http://schemas.openxmlformats.org/officeDocument/2006/relationships/footer" Target="footer.xml" Id="R328e8341ac774b9d" /><Relationship Type="http://schemas.microsoft.com/office/2020/10/relationships/intelligence" Target="intelligence2.xml" Id="R3512dfe0c8954fcd" /><Relationship Type="http://schemas.openxmlformats.org/officeDocument/2006/relationships/image" Target="/media/imagea.png" Id="R6569ef7538a94b91" /><Relationship Type="http://schemas.openxmlformats.org/officeDocument/2006/relationships/image" Target="/media/imagec.png" Id="R2497e1b7a672413a" /><Relationship Type="http://schemas.openxmlformats.org/officeDocument/2006/relationships/image" Target="/media/imaged.png" Id="Rd60cd93cac384966" /><Relationship Type="http://schemas.openxmlformats.org/officeDocument/2006/relationships/image" Target="/media/imagee.png" Id="R5f788846a5f44b09" /><Relationship Type="http://schemas.openxmlformats.org/officeDocument/2006/relationships/image" Target="/media/imagef.png" Id="R3d555ce63b8a4857" /><Relationship Type="http://schemas.openxmlformats.org/officeDocument/2006/relationships/image" Target="/media/image10.png" Id="R7e486538754e4830" /><Relationship Type="http://schemas.openxmlformats.org/officeDocument/2006/relationships/image" Target="/media/image11.png" Id="R497a44e7e5794daa" /><Relationship Type="http://schemas.openxmlformats.org/officeDocument/2006/relationships/image" Target="/media/image12.png" Id="R07a91285083c4883" /><Relationship Type="http://schemas.openxmlformats.org/officeDocument/2006/relationships/image" Target="/media/image13.png" Id="R7ce9bfda7ea64ded" /><Relationship Type="http://schemas.openxmlformats.org/officeDocument/2006/relationships/image" Target="/media/image14.png" Id="R2b0ee806d2574a77" /><Relationship Type="http://schemas.openxmlformats.org/officeDocument/2006/relationships/image" Target="/media/image15.png" Id="Rb7f6fb7381cd4871" /><Relationship Type="http://schemas.openxmlformats.org/officeDocument/2006/relationships/image" Target="/media/image1e.png" Id="R3aab94becac6446e" /><Relationship Type="http://schemas.openxmlformats.org/officeDocument/2006/relationships/image" Target="/media/image1f.png" Id="Rc12fcdbbbe00457e"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Windows-Benutzer</dc:creator>
  <keywords/>
  <dc:description/>
  <lastModifiedBy>TRAUSSNIGG Jan</lastModifiedBy>
  <revision>7</revision>
  <dcterms:created xsi:type="dcterms:W3CDTF">2024-04-09T06:48:00.0000000Z</dcterms:created>
  <dcterms:modified xsi:type="dcterms:W3CDTF">2024-05-14T05:58:32.0378244Z</dcterms:modified>
</coreProperties>
</file>